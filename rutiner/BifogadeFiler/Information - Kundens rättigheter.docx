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83EF" w14:textId="77777777" w:rsidR="006B423D" w:rsidRPr="001273EB" w:rsidRDefault="002D6E6D" w:rsidP="001273EB">
      <w:pPr>
        <w:pStyle w:val="Datum"/>
      </w:pPr>
      <w:sdt>
        <w:sdtPr>
          <w:id w:val="1892620627"/>
          <w:placeholder>
            <w:docPart w:val="455B415787A942E4AE64017285CF707A"/>
          </w:placeholder>
          <w:dropDownList>
            <w:listItem w:displayText="Rutin" w:value="Rutin"/>
            <w:listItem w:displayText="Instruktion" w:value="Instruktion"/>
          </w:dropDownList>
        </w:sdtPr>
        <w:sdtEndPr/>
        <w:sdtContent>
          <w:r w:rsidR="00674BEC">
            <w:t>Instruktion</w:t>
          </w:r>
        </w:sdtContent>
      </w:sdt>
      <w:r w:rsidR="006B423D" w:rsidRPr="001273EB">
        <w:tab/>
      </w:r>
      <w:r w:rsidR="006B423D" w:rsidRPr="001273EB">
        <w:fldChar w:fldCharType="begin"/>
      </w:r>
      <w:r w:rsidR="006B423D" w:rsidRPr="001273EB">
        <w:instrText>PAGE   \* MERGEFORMAT</w:instrText>
      </w:r>
      <w:r w:rsidR="006B423D" w:rsidRPr="001273EB">
        <w:fldChar w:fldCharType="separate"/>
      </w:r>
      <w:r w:rsidR="00BD452F">
        <w:rPr>
          <w:noProof/>
        </w:rPr>
        <w:t>1</w:t>
      </w:r>
      <w:r w:rsidR="006B423D" w:rsidRPr="001273EB">
        <w:fldChar w:fldCharType="end"/>
      </w:r>
      <w:r w:rsidR="006B423D" w:rsidRPr="001273EB">
        <w:t xml:space="preserve"> (</w:t>
      </w:r>
      <w:fldSimple w:instr=" NUMPAGES  \* Arabic  \* MERGEFORMAT ">
        <w:r w:rsidR="008312E9">
          <w:rPr>
            <w:noProof/>
          </w:rPr>
          <w:t>2</w:t>
        </w:r>
      </w:fldSimple>
      <w:r w:rsidR="006B423D" w:rsidRPr="001273EB">
        <w:t>)</w:t>
      </w:r>
    </w:p>
    <w:tbl>
      <w:tblPr>
        <w:tblW w:w="8902" w:type="dxa"/>
        <w:tblInd w:w="-1559" w:type="dxa"/>
        <w:tblCellMar>
          <w:left w:w="0" w:type="dxa"/>
          <w:right w:w="170" w:type="dxa"/>
        </w:tblCellMar>
        <w:tblLook w:val="04A0" w:firstRow="1" w:lastRow="0" w:firstColumn="1" w:lastColumn="0" w:noHBand="0" w:noVBand="1"/>
      </w:tblPr>
      <w:tblGrid>
        <w:gridCol w:w="4451"/>
        <w:gridCol w:w="4451"/>
      </w:tblGrid>
      <w:tr w:rsidR="00E04697" w:rsidRPr="005C3672" w14:paraId="4AD88A2B" w14:textId="77777777" w:rsidTr="00E04697">
        <w:trPr>
          <w:trHeight w:val="624"/>
        </w:trPr>
        <w:tc>
          <w:tcPr>
            <w:tcW w:w="4451" w:type="dxa"/>
          </w:tcPr>
          <w:p w14:paraId="7485329A" w14:textId="77777777" w:rsidR="00E04697" w:rsidRPr="00535733" w:rsidRDefault="00E04697" w:rsidP="001273EB">
            <w:pPr>
              <w:pStyle w:val="InstruktionXS"/>
              <w:rPr>
                <w:lang w:val="en-US"/>
              </w:rPr>
            </w:pPr>
            <w:r w:rsidRPr="00535733">
              <w:rPr>
                <w:lang w:val="en-US"/>
              </w:rPr>
              <w:t>Ellevio process och team</w:t>
            </w:r>
          </w:p>
          <w:p w14:paraId="34F3226D" w14:textId="35C58C91" w:rsidR="00E04697" w:rsidRPr="00535733" w:rsidRDefault="00087045" w:rsidP="001273EB">
            <w:pPr>
              <w:pStyle w:val="TabelltextB"/>
              <w:rPr>
                <w:lang w:val="en-US"/>
              </w:rPr>
            </w:pPr>
            <w:r w:rsidRPr="00535733">
              <w:rPr>
                <w:lang w:val="en-US"/>
              </w:rPr>
              <w:t xml:space="preserve">Avdelning </w:t>
            </w:r>
            <w:r w:rsidR="00535733" w:rsidRPr="00535733">
              <w:rPr>
                <w:lang w:val="en-US"/>
              </w:rPr>
              <w:t>Contract Services</w:t>
            </w:r>
            <w:r w:rsidR="00544BB2" w:rsidRPr="00535733">
              <w:rPr>
                <w:lang w:val="en-US"/>
              </w:rPr>
              <w:t xml:space="preserve"> Stockholm</w:t>
            </w:r>
          </w:p>
          <w:p w14:paraId="6E7C7966" w14:textId="77777777" w:rsidR="00A5589D" w:rsidRDefault="00A5589D" w:rsidP="001273EB">
            <w:pPr>
              <w:pStyle w:val="TabelltextB"/>
            </w:pPr>
            <w:r>
              <w:t>Kundservice Ellevio Arbrå</w:t>
            </w:r>
          </w:p>
          <w:p w14:paraId="384A3B09" w14:textId="77777777" w:rsidR="00A5589D" w:rsidRPr="005C3672" w:rsidRDefault="00A5589D" w:rsidP="001273EB">
            <w:pPr>
              <w:pStyle w:val="TabelltextB"/>
            </w:pPr>
          </w:p>
        </w:tc>
        <w:tc>
          <w:tcPr>
            <w:tcW w:w="4451" w:type="dxa"/>
          </w:tcPr>
          <w:p w14:paraId="12C7A136" w14:textId="77777777" w:rsidR="00E04697" w:rsidRDefault="00E04697" w:rsidP="00E04697">
            <w:pPr>
              <w:pStyle w:val="InstruktionXS"/>
            </w:pPr>
            <w:r>
              <w:t>Gäller från, datum</w:t>
            </w:r>
          </w:p>
          <w:p w14:paraId="0F805F66" w14:textId="77777777" w:rsidR="00E04697" w:rsidRPr="005C3672" w:rsidRDefault="00357829" w:rsidP="00E04697">
            <w:pPr>
              <w:pStyle w:val="TabelltextB"/>
            </w:pPr>
            <w:r>
              <w:t>2018</w:t>
            </w:r>
            <w:r w:rsidR="008312E9">
              <w:t>-05-25</w:t>
            </w:r>
          </w:p>
        </w:tc>
      </w:tr>
      <w:tr w:rsidR="001273EB" w:rsidRPr="005C3672" w14:paraId="72E16C83" w14:textId="77777777" w:rsidTr="00E04697">
        <w:trPr>
          <w:trHeight w:val="624"/>
        </w:trPr>
        <w:tc>
          <w:tcPr>
            <w:tcW w:w="4451" w:type="dxa"/>
          </w:tcPr>
          <w:p w14:paraId="703983B6" w14:textId="77777777" w:rsidR="001273EB" w:rsidRDefault="00674BEC" w:rsidP="001273EB">
            <w:pPr>
              <w:pStyle w:val="InstruktionXS"/>
            </w:pPr>
            <w:r>
              <w:t>Författare</w:t>
            </w:r>
          </w:p>
          <w:p w14:paraId="697ED321" w14:textId="77777777" w:rsidR="001273EB" w:rsidRDefault="008312E9" w:rsidP="001273EB">
            <w:pPr>
              <w:pStyle w:val="TabelltextB"/>
            </w:pPr>
            <w:r>
              <w:t>Pernilla Ramså</w:t>
            </w:r>
          </w:p>
        </w:tc>
        <w:tc>
          <w:tcPr>
            <w:tcW w:w="4451" w:type="dxa"/>
          </w:tcPr>
          <w:p w14:paraId="41767620" w14:textId="77777777" w:rsidR="001273EB" w:rsidRDefault="001273EB" w:rsidP="001273EB">
            <w:pPr>
              <w:pStyle w:val="InstruktionXS"/>
            </w:pPr>
            <w:r>
              <w:t>Godkänd av, datum</w:t>
            </w:r>
          </w:p>
          <w:p w14:paraId="789E7AFE" w14:textId="77777777" w:rsidR="001273EB" w:rsidRPr="005C3672" w:rsidRDefault="001273EB" w:rsidP="001273EB">
            <w:pPr>
              <w:pStyle w:val="TabelltextB"/>
            </w:pPr>
            <w:r>
              <w:fldChar w:fldCharType="begin">
                <w:ffData>
                  <w:name w:val=""/>
                  <w:enabled/>
                  <w:calcOnExit w:val="0"/>
                  <w:textInput>
                    <w:default w:val="[Namn och datum]"/>
                  </w:textInput>
                </w:ffData>
              </w:fldChar>
            </w:r>
            <w:r>
              <w:instrText xml:space="preserve"> FORMTEXT </w:instrText>
            </w:r>
            <w:r>
              <w:fldChar w:fldCharType="separate"/>
            </w:r>
            <w:r>
              <w:rPr>
                <w:noProof/>
              </w:rPr>
              <w:t>[Namn och datum]</w:t>
            </w:r>
            <w:r>
              <w:fldChar w:fldCharType="end"/>
            </w:r>
          </w:p>
        </w:tc>
      </w:tr>
    </w:tbl>
    <w:p w14:paraId="4D0CE2BD" w14:textId="77777777" w:rsidR="00BD452F" w:rsidRPr="006C4552" w:rsidRDefault="00BD452F" w:rsidP="00BD452F">
      <w:pPr>
        <w:spacing w:after="0"/>
        <w:rPr>
          <w:i/>
        </w:rPr>
      </w:pPr>
    </w:p>
    <w:p w14:paraId="02633DF6" w14:textId="1FE597F1" w:rsidR="006C4552" w:rsidRDefault="00273E15" w:rsidP="006C4552">
      <w:pPr>
        <w:pStyle w:val="Rubrik10"/>
        <w:spacing w:before="0"/>
      </w:pPr>
      <w:bookmarkStart w:id="0" w:name="_Toc517686486"/>
      <w:r>
        <w:t xml:space="preserve">Kundens </w:t>
      </w:r>
      <w:bookmarkEnd w:id="0"/>
      <w:r w:rsidR="000138E1">
        <w:t>rätt till kontroll över sina egna uppgifter</w:t>
      </w:r>
    </w:p>
    <w:p w14:paraId="344CBCEB" w14:textId="77777777" w:rsidR="00E04697" w:rsidRDefault="00E04697" w:rsidP="00772FE3">
      <w:pPr>
        <w:pStyle w:val="Rubrik20"/>
      </w:pPr>
      <w:bookmarkStart w:id="1" w:name="_Toc517686487"/>
      <w:r w:rsidRPr="00772FE3">
        <w:t>Versionshistorik</w:t>
      </w:r>
      <w:bookmarkEnd w:id="1"/>
      <w:r w:rsidR="00772FE3">
        <w:br/>
      </w:r>
    </w:p>
    <w:tbl>
      <w:tblPr>
        <w:tblW w:w="8517" w:type="dxa"/>
        <w:tblCellMar>
          <w:left w:w="0" w:type="dxa"/>
          <w:right w:w="170" w:type="dxa"/>
        </w:tblCellMar>
        <w:tblLook w:val="04A0" w:firstRow="1" w:lastRow="0" w:firstColumn="1" w:lastColumn="0" w:noHBand="0" w:noVBand="1"/>
      </w:tblPr>
      <w:tblGrid>
        <w:gridCol w:w="852"/>
        <w:gridCol w:w="1277"/>
        <w:gridCol w:w="1698"/>
        <w:gridCol w:w="427"/>
        <w:gridCol w:w="2125"/>
        <w:gridCol w:w="282"/>
        <w:gridCol w:w="1844"/>
        <w:gridCol w:w="12"/>
      </w:tblGrid>
      <w:tr w:rsidR="00E04697" w:rsidRPr="005C3672" w14:paraId="780A0B27" w14:textId="77777777" w:rsidTr="00535733">
        <w:trPr>
          <w:trHeight w:val="230"/>
        </w:trPr>
        <w:tc>
          <w:tcPr>
            <w:tcW w:w="851" w:type="dxa"/>
          </w:tcPr>
          <w:p w14:paraId="7EF83FD6" w14:textId="77777777" w:rsidR="00E04697" w:rsidRPr="00E04697" w:rsidRDefault="00E04697" w:rsidP="00772FE3">
            <w:pPr>
              <w:pStyle w:val="TabellrubrikA"/>
            </w:pPr>
            <w:r>
              <w:t>Version</w:t>
            </w:r>
          </w:p>
        </w:tc>
        <w:tc>
          <w:tcPr>
            <w:tcW w:w="1278" w:type="dxa"/>
          </w:tcPr>
          <w:p w14:paraId="14B5FBFE" w14:textId="77777777" w:rsidR="00E04697" w:rsidRPr="00E04697" w:rsidRDefault="00E04697" w:rsidP="00772FE3">
            <w:pPr>
              <w:pStyle w:val="TabellrubrikA"/>
            </w:pPr>
            <w:r>
              <w:t>Datum</w:t>
            </w:r>
          </w:p>
        </w:tc>
        <w:tc>
          <w:tcPr>
            <w:tcW w:w="1699" w:type="dxa"/>
          </w:tcPr>
          <w:p w14:paraId="2490ED82" w14:textId="77777777" w:rsidR="00E04697" w:rsidRPr="00E04697" w:rsidRDefault="00E04697" w:rsidP="00772FE3">
            <w:pPr>
              <w:pStyle w:val="TabellrubrikA"/>
            </w:pPr>
            <w:r w:rsidRPr="00E04697">
              <w:t>Författare</w:t>
            </w:r>
          </w:p>
        </w:tc>
        <w:tc>
          <w:tcPr>
            <w:tcW w:w="2835" w:type="dxa"/>
            <w:gridSpan w:val="3"/>
          </w:tcPr>
          <w:p w14:paraId="66F44A79" w14:textId="77777777" w:rsidR="00E04697" w:rsidRPr="00E04697" w:rsidRDefault="00E04697" w:rsidP="00772FE3">
            <w:pPr>
              <w:pStyle w:val="TabellrubrikA"/>
            </w:pPr>
            <w:r w:rsidRPr="00E04697">
              <w:t>Kom</w:t>
            </w:r>
            <w:r>
              <w:t>m</w:t>
            </w:r>
            <w:r w:rsidRPr="00E04697">
              <w:t>entar</w:t>
            </w:r>
          </w:p>
        </w:tc>
        <w:tc>
          <w:tcPr>
            <w:tcW w:w="1854" w:type="dxa"/>
            <w:gridSpan w:val="2"/>
          </w:tcPr>
          <w:p w14:paraId="44D9F147" w14:textId="77777777" w:rsidR="00E04697" w:rsidRPr="00E04697" w:rsidRDefault="00E04697" w:rsidP="00772FE3">
            <w:pPr>
              <w:pStyle w:val="TabellrubrikA"/>
            </w:pPr>
            <w:r w:rsidRPr="00E04697">
              <w:t xml:space="preserve">Granskad av </w:t>
            </w:r>
          </w:p>
        </w:tc>
      </w:tr>
      <w:tr w:rsidR="00E04697" w:rsidRPr="00E972A6" w14:paraId="532571F4" w14:textId="77777777" w:rsidTr="00535733">
        <w:trPr>
          <w:trHeight w:val="595"/>
        </w:trPr>
        <w:tc>
          <w:tcPr>
            <w:tcW w:w="851" w:type="dxa"/>
          </w:tcPr>
          <w:p w14:paraId="345AD99F" w14:textId="77777777" w:rsidR="00E04697" w:rsidRDefault="00E04697" w:rsidP="00772FE3">
            <w:pPr>
              <w:pStyle w:val="TabelltextB"/>
            </w:pPr>
            <w:r>
              <w:t>1.</w:t>
            </w:r>
            <w:r w:rsidR="00397C85">
              <w:t>0</w:t>
            </w:r>
          </w:p>
        </w:tc>
        <w:tc>
          <w:tcPr>
            <w:tcW w:w="1278" w:type="dxa"/>
          </w:tcPr>
          <w:p w14:paraId="1C5B6562" w14:textId="7ABB50A5" w:rsidR="00E04697" w:rsidRPr="005C3672" w:rsidRDefault="00873302" w:rsidP="00772FE3">
            <w:pPr>
              <w:pStyle w:val="TabelltextB"/>
            </w:pPr>
            <w:r>
              <w:t>2018-05-1</w:t>
            </w:r>
            <w:r w:rsidR="005E65F0">
              <w:t>7</w:t>
            </w:r>
          </w:p>
        </w:tc>
        <w:tc>
          <w:tcPr>
            <w:tcW w:w="1699" w:type="dxa"/>
          </w:tcPr>
          <w:p w14:paraId="794D120D" w14:textId="77777777" w:rsidR="00E04697" w:rsidRDefault="008312E9" w:rsidP="00772FE3">
            <w:pPr>
              <w:pStyle w:val="TabelltextB"/>
            </w:pPr>
            <w:r>
              <w:t>Pernilla Ramså</w:t>
            </w:r>
          </w:p>
        </w:tc>
        <w:tc>
          <w:tcPr>
            <w:tcW w:w="2835" w:type="dxa"/>
            <w:gridSpan w:val="3"/>
          </w:tcPr>
          <w:p w14:paraId="1CBA786F" w14:textId="77777777" w:rsidR="00E04697" w:rsidRDefault="00EF5EB4" w:rsidP="00EF5EB4">
            <w:pPr>
              <w:pStyle w:val="TabelltextB"/>
            </w:pPr>
            <w:r>
              <w:t>Begäran om registerutdrag, rättelse, radering, begränsning, dataportabilitet</w:t>
            </w:r>
          </w:p>
        </w:tc>
        <w:tc>
          <w:tcPr>
            <w:tcW w:w="1854" w:type="dxa"/>
            <w:gridSpan w:val="2"/>
          </w:tcPr>
          <w:p w14:paraId="38AAE99B" w14:textId="3E32F4A7" w:rsidR="00E04697" w:rsidRPr="00535733" w:rsidRDefault="00535733" w:rsidP="00772FE3">
            <w:pPr>
              <w:pStyle w:val="TabelltextB"/>
              <w:rPr>
                <w:lang w:val="en-US"/>
              </w:rPr>
            </w:pPr>
            <w:r w:rsidRPr="00535733">
              <w:rPr>
                <w:lang w:val="en-US"/>
              </w:rPr>
              <w:t>Barbro Ronnedahl, Cathrine Nilsson, Sophia Kedidi, Karolina Jersby</w:t>
            </w:r>
          </w:p>
          <w:p w14:paraId="0FD0AA64" w14:textId="77777777" w:rsidR="008312E9" w:rsidRPr="00535733" w:rsidRDefault="008312E9" w:rsidP="00772FE3">
            <w:pPr>
              <w:pStyle w:val="TabelltextB"/>
              <w:rPr>
                <w:lang w:val="en-US"/>
              </w:rPr>
            </w:pPr>
          </w:p>
        </w:tc>
      </w:tr>
      <w:tr w:rsidR="00535733" w:rsidRPr="00E972A6" w14:paraId="1F3175C9" w14:textId="77777777" w:rsidTr="00535733">
        <w:trPr>
          <w:gridAfter w:val="1"/>
          <w:wAfter w:w="12" w:type="dxa"/>
        </w:trPr>
        <w:tc>
          <w:tcPr>
            <w:tcW w:w="850" w:type="dxa"/>
          </w:tcPr>
          <w:p w14:paraId="0C832B0A" w14:textId="1C31F2CD" w:rsidR="00535733" w:rsidRPr="00EF4AA8" w:rsidRDefault="00535733" w:rsidP="00535733">
            <w:pPr>
              <w:tabs>
                <w:tab w:val="clear" w:pos="170"/>
              </w:tabs>
              <w:spacing w:after="160" w:line="259" w:lineRule="auto"/>
              <w:rPr>
                <w:lang w:val="en-US"/>
              </w:rPr>
            </w:pPr>
          </w:p>
        </w:tc>
        <w:tc>
          <w:tcPr>
            <w:tcW w:w="1276" w:type="dxa"/>
          </w:tcPr>
          <w:p w14:paraId="1F16E1FF" w14:textId="77777777" w:rsidR="00535733" w:rsidRPr="00EF4AA8" w:rsidRDefault="00535733" w:rsidP="003B3E98">
            <w:pPr>
              <w:pStyle w:val="TabelltextB"/>
              <w:rPr>
                <w:lang w:val="en-US"/>
              </w:rPr>
            </w:pPr>
          </w:p>
        </w:tc>
        <w:tc>
          <w:tcPr>
            <w:tcW w:w="2126" w:type="dxa"/>
            <w:gridSpan w:val="2"/>
          </w:tcPr>
          <w:p w14:paraId="4BE8B26D" w14:textId="77777777" w:rsidR="00535733" w:rsidRPr="00EF4AA8" w:rsidRDefault="00535733" w:rsidP="003B3E98">
            <w:pPr>
              <w:pStyle w:val="TabelltextB"/>
              <w:rPr>
                <w:lang w:val="en-US"/>
              </w:rPr>
            </w:pPr>
          </w:p>
        </w:tc>
        <w:tc>
          <w:tcPr>
            <w:tcW w:w="2126" w:type="dxa"/>
          </w:tcPr>
          <w:p w14:paraId="3911E1AE" w14:textId="77777777" w:rsidR="00535733" w:rsidRPr="00EF4AA8" w:rsidRDefault="00535733" w:rsidP="003B3E98">
            <w:pPr>
              <w:pStyle w:val="TabelltextB"/>
              <w:rPr>
                <w:lang w:val="en-US"/>
              </w:rPr>
            </w:pPr>
          </w:p>
        </w:tc>
        <w:tc>
          <w:tcPr>
            <w:tcW w:w="2127" w:type="dxa"/>
            <w:gridSpan w:val="2"/>
          </w:tcPr>
          <w:p w14:paraId="7E0BA121" w14:textId="77777777" w:rsidR="00535733" w:rsidRPr="00EF4AA8" w:rsidRDefault="00535733" w:rsidP="003B3E98">
            <w:pPr>
              <w:pStyle w:val="TabelltextB"/>
              <w:rPr>
                <w:lang w:val="en-US"/>
              </w:rPr>
            </w:pPr>
          </w:p>
        </w:tc>
      </w:tr>
    </w:tbl>
    <w:sdt>
      <w:sdtPr>
        <w:rPr>
          <w:rFonts w:asciiTheme="minorHAnsi" w:eastAsiaTheme="minorHAnsi" w:hAnsiTheme="minorHAnsi" w:cstheme="minorBidi"/>
          <w:b w:val="0"/>
          <w:bCs w:val="0"/>
          <w:color w:val="000000" w:themeColor="text1"/>
          <w:sz w:val="22"/>
          <w:szCs w:val="22"/>
          <w:lang w:val="sv-SE"/>
        </w:rPr>
        <w:id w:val="746395903"/>
        <w:docPartObj>
          <w:docPartGallery w:val="Table of Contents"/>
          <w:docPartUnique/>
        </w:docPartObj>
      </w:sdtPr>
      <w:sdtEndPr/>
      <w:sdtContent>
        <w:p w14:paraId="5CA32560" w14:textId="77777777" w:rsidR="00535733" w:rsidRDefault="00535733" w:rsidP="00535733">
          <w:pPr>
            <w:pStyle w:val="Innehllsfrteckningsrubrik"/>
            <w:spacing w:before="0"/>
          </w:pPr>
          <w:r>
            <w:rPr>
              <w:lang w:val="sv-SE"/>
            </w:rPr>
            <w:t>Innehåll</w:t>
          </w:r>
        </w:p>
        <w:p w14:paraId="23CA9D4D" w14:textId="01A2BE83" w:rsidR="001D4663" w:rsidRDefault="00535733">
          <w:pPr>
            <w:pStyle w:val="Innehll1"/>
            <w:rPr>
              <w:rFonts w:asciiTheme="minorHAnsi" w:hAnsiTheme="minorHAnsi"/>
              <w:color w:val="auto"/>
              <w:sz w:val="22"/>
            </w:rPr>
          </w:pPr>
          <w:r>
            <w:rPr>
              <w:caps/>
              <w:sz w:val="20"/>
            </w:rPr>
            <w:fldChar w:fldCharType="begin"/>
          </w:r>
          <w:r>
            <w:instrText xml:space="preserve"> TOC \o "1-3" \h \z \u </w:instrText>
          </w:r>
          <w:r>
            <w:rPr>
              <w:caps/>
              <w:sz w:val="20"/>
            </w:rPr>
            <w:fldChar w:fldCharType="separate"/>
          </w:r>
          <w:hyperlink w:anchor="_Toc517686486" w:history="1">
            <w:r w:rsidR="001D4663" w:rsidRPr="00306252">
              <w:rPr>
                <w:rStyle w:val="Hyperlnk"/>
              </w:rPr>
              <w:t>Kundens rättigheter enligt GDPR</w:t>
            </w:r>
            <w:r w:rsidR="001D4663">
              <w:rPr>
                <w:webHidden/>
              </w:rPr>
              <w:tab/>
            </w:r>
            <w:r w:rsidR="001D4663">
              <w:rPr>
                <w:webHidden/>
              </w:rPr>
              <w:fldChar w:fldCharType="begin"/>
            </w:r>
            <w:r w:rsidR="001D4663">
              <w:rPr>
                <w:webHidden/>
              </w:rPr>
              <w:instrText xml:space="preserve"> PAGEREF _Toc517686486 \h </w:instrText>
            </w:r>
            <w:r w:rsidR="001D4663">
              <w:rPr>
                <w:webHidden/>
              </w:rPr>
            </w:r>
            <w:r w:rsidR="001D4663">
              <w:rPr>
                <w:webHidden/>
              </w:rPr>
              <w:fldChar w:fldCharType="separate"/>
            </w:r>
            <w:r w:rsidR="001D4663">
              <w:rPr>
                <w:webHidden/>
              </w:rPr>
              <w:t>1</w:t>
            </w:r>
            <w:r w:rsidR="001D4663">
              <w:rPr>
                <w:webHidden/>
              </w:rPr>
              <w:fldChar w:fldCharType="end"/>
            </w:r>
          </w:hyperlink>
        </w:p>
        <w:p w14:paraId="2F0151C4" w14:textId="5832D7D6" w:rsidR="001D4663" w:rsidRDefault="001D4663">
          <w:pPr>
            <w:pStyle w:val="Innehll2"/>
            <w:rPr>
              <w:rFonts w:asciiTheme="minorHAnsi" w:hAnsiTheme="minorHAnsi"/>
              <w:caps w:val="0"/>
              <w:color w:val="auto"/>
              <w:sz w:val="22"/>
            </w:rPr>
          </w:pPr>
          <w:hyperlink w:anchor="_Toc517686487" w:history="1">
            <w:r w:rsidRPr="00306252">
              <w:rPr>
                <w:rStyle w:val="Hyperlnk"/>
              </w:rPr>
              <w:t>Versionshistorik</w:t>
            </w:r>
            <w:r>
              <w:rPr>
                <w:webHidden/>
              </w:rPr>
              <w:tab/>
            </w:r>
            <w:r>
              <w:rPr>
                <w:webHidden/>
              </w:rPr>
              <w:fldChar w:fldCharType="begin"/>
            </w:r>
            <w:r>
              <w:rPr>
                <w:webHidden/>
              </w:rPr>
              <w:instrText xml:space="preserve"> PAGEREF _Toc517686487 \h </w:instrText>
            </w:r>
            <w:r>
              <w:rPr>
                <w:webHidden/>
              </w:rPr>
            </w:r>
            <w:r>
              <w:rPr>
                <w:webHidden/>
              </w:rPr>
              <w:fldChar w:fldCharType="separate"/>
            </w:r>
            <w:r>
              <w:rPr>
                <w:webHidden/>
              </w:rPr>
              <w:t>1</w:t>
            </w:r>
            <w:r>
              <w:rPr>
                <w:webHidden/>
              </w:rPr>
              <w:fldChar w:fldCharType="end"/>
            </w:r>
          </w:hyperlink>
        </w:p>
        <w:p w14:paraId="60AA87EB" w14:textId="0A88C1E7" w:rsidR="001D4663" w:rsidRDefault="001D4663">
          <w:pPr>
            <w:pStyle w:val="Innehll1"/>
            <w:rPr>
              <w:rFonts w:asciiTheme="minorHAnsi" w:hAnsiTheme="minorHAnsi"/>
              <w:color w:val="auto"/>
              <w:sz w:val="22"/>
            </w:rPr>
          </w:pPr>
          <w:hyperlink w:anchor="_Toc517686488" w:history="1">
            <w:r w:rsidRPr="00306252">
              <w:rPr>
                <w:rStyle w:val="Hyperlnk"/>
              </w:rPr>
              <w:t>1.</w:t>
            </w:r>
            <w:r>
              <w:rPr>
                <w:rFonts w:asciiTheme="minorHAnsi" w:hAnsiTheme="minorHAnsi"/>
                <w:color w:val="auto"/>
                <w:sz w:val="22"/>
              </w:rPr>
              <w:tab/>
            </w:r>
            <w:r w:rsidRPr="00306252">
              <w:rPr>
                <w:rStyle w:val="Hyperlnk"/>
              </w:rPr>
              <w:t>Syfte</w:t>
            </w:r>
            <w:r>
              <w:rPr>
                <w:webHidden/>
              </w:rPr>
              <w:tab/>
            </w:r>
            <w:r>
              <w:rPr>
                <w:webHidden/>
              </w:rPr>
              <w:fldChar w:fldCharType="begin"/>
            </w:r>
            <w:r>
              <w:rPr>
                <w:webHidden/>
              </w:rPr>
              <w:instrText xml:space="preserve"> PAGEREF _Toc517686488 \h </w:instrText>
            </w:r>
            <w:r>
              <w:rPr>
                <w:webHidden/>
              </w:rPr>
            </w:r>
            <w:r>
              <w:rPr>
                <w:webHidden/>
              </w:rPr>
              <w:fldChar w:fldCharType="separate"/>
            </w:r>
            <w:r>
              <w:rPr>
                <w:webHidden/>
              </w:rPr>
              <w:t>1</w:t>
            </w:r>
            <w:r>
              <w:rPr>
                <w:webHidden/>
              </w:rPr>
              <w:fldChar w:fldCharType="end"/>
            </w:r>
          </w:hyperlink>
        </w:p>
        <w:p w14:paraId="092D39A9" w14:textId="1E7DC4E2" w:rsidR="001D4663" w:rsidRDefault="001D4663">
          <w:pPr>
            <w:pStyle w:val="Innehll1"/>
            <w:rPr>
              <w:rFonts w:asciiTheme="minorHAnsi" w:hAnsiTheme="minorHAnsi"/>
              <w:color w:val="auto"/>
              <w:sz w:val="22"/>
            </w:rPr>
          </w:pPr>
          <w:hyperlink w:anchor="_Toc517686489" w:history="1">
            <w:r w:rsidRPr="00306252">
              <w:rPr>
                <w:rStyle w:val="Hyperlnk"/>
              </w:rPr>
              <w:t>2.</w:t>
            </w:r>
            <w:r>
              <w:rPr>
                <w:rFonts w:asciiTheme="minorHAnsi" w:hAnsiTheme="minorHAnsi"/>
                <w:color w:val="auto"/>
                <w:sz w:val="22"/>
              </w:rPr>
              <w:tab/>
            </w:r>
            <w:r w:rsidRPr="00306252">
              <w:rPr>
                <w:rStyle w:val="Hyperlnk"/>
              </w:rPr>
              <w:t>Ansvar</w:t>
            </w:r>
            <w:r>
              <w:rPr>
                <w:webHidden/>
              </w:rPr>
              <w:tab/>
            </w:r>
            <w:r>
              <w:rPr>
                <w:webHidden/>
              </w:rPr>
              <w:fldChar w:fldCharType="begin"/>
            </w:r>
            <w:r>
              <w:rPr>
                <w:webHidden/>
              </w:rPr>
              <w:instrText xml:space="preserve"> PAGEREF _Toc517686489 \h </w:instrText>
            </w:r>
            <w:r>
              <w:rPr>
                <w:webHidden/>
              </w:rPr>
            </w:r>
            <w:r>
              <w:rPr>
                <w:webHidden/>
              </w:rPr>
              <w:fldChar w:fldCharType="separate"/>
            </w:r>
            <w:r>
              <w:rPr>
                <w:webHidden/>
              </w:rPr>
              <w:t>1</w:t>
            </w:r>
            <w:r>
              <w:rPr>
                <w:webHidden/>
              </w:rPr>
              <w:fldChar w:fldCharType="end"/>
            </w:r>
          </w:hyperlink>
        </w:p>
        <w:p w14:paraId="2709C277" w14:textId="6C587FC7" w:rsidR="001D4663" w:rsidRDefault="001D4663">
          <w:pPr>
            <w:pStyle w:val="Innehll1"/>
            <w:rPr>
              <w:rFonts w:asciiTheme="minorHAnsi" w:hAnsiTheme="minorHAnsi"/>
              <w:color w:val="auto"/>
              <w:sz w:val="22"/>
            </w:rPr>
          </w:pPr>
          <w:hyperlink w:anchor="_Toc517686490" w:history="1">
            <w:r w:rsidRPr="00306252">
              <w:rPr>
                <w:rStyle w:val="Hyperlnk"/>
              </w:rPr>
              <w:t>3.</w:t>
            </w:r>
            <w:r>
              <w:rPr>
                <w:rFonts w:asciiTheme="minorHAnsi" w:hAnsiTheme="minorHAnsi"/>
                <w:color w:val="auto"/>
                <w:sz w:val="22"/>
              </w:rPr>
              <w:tab/>
            </w:r>
            <w:r w:rsidRPr="00306252">
              <w:rPr>
                <w:rStyle w:val="Hyperlnk"/>
              </w:rPr>
              <w:t>Instruktion - arbetsflöde</w:t>
            </w:r>
            <w:r>
              <w:rPr>
                <w:webHidden/>
              </w:rPr>
              <w:tab/>
            </w:r>
            <w:r>
              <w:rPr>
                <w:webHidden/>
              </w:rPr>
              <w:fldChar w:fldCharType="begin"/>
            </w:r>
            <w:r>
              <w:rPr>
                <w:webHidden/>
              </w:rPr>
              <w:instrText xml:space="preserve"> PAGEREF _Toc517686490 \h </w:instrText>
            </w:r>
            <w:r>
              <w:rPr>
                <w:webHidden/>
              </w:rPr>
            </w:r>
            <w:r>
              <w:rPr>
                <w:webHidden/>
              </w:rPr>
              <w:fldChar w:fldCharType="separate"/>
            </w:r>
            <w:r>
              <w:rPr>
                <w:webHidden/>
              </w:rPr>
              <w:t>2</w:t>
            </w:r>
            <w:r>
              <w:rPr>
                <w:webHidden/>
              </w:rPr>
              <w:fldChar w:fldCharType="end"/>
            </w:r>
          </w:hyperlink>
        </w:p>
        <w:p w14:paraId="3C76204E" w14:textId="6FF271AF" w:rsidR="001D4663" w:rsidRDefault="001D4663">
          <w:pPr>
            <w:pStyle w:val="Innehll2"/>
            <w:rPr>
              <w:rFonts w:asciiTheme="minorHAnsi" w:hAnsiTheme="minorHAnsi"/>
              <w:caps w:val="0"/>
              <w:color w:val="auto"/>
              <w:sz w:val="22"/>
            </w:rPr>
          </w:pPr>
          <w:hyperlink w:anchor="_Toc517686491" w:history="1">
            <w:r w:rsidRPr="00306252">
              <w:rPr>
                <w:rStyle w:val="Hyperlnk"/>
              </w:rPr>
              <w:t>3.1</w:t>
            </w:r>
            <w:r>
              <w:rPr>
                <w:rFonts w:asciiTheme="minorHAnsi" w:hAnsiTheme="minorHAnsi"/>
                <w:caps w:val="0"/>
                <w:color w:val="auto"/>
                <w:sz w:val="22"/>
              </w:rPr>
              <w:tab/>
            </w:r>
            <w:r w:rsidRPr="00306252">
              <w:rPr>
                <w:rStyle w:val="Hyperlnk"/>
              </w:rPr>
              <w:t>Rätt till tillgång</w:t>
            </w:r>
            <w:r>
              <w:rPr>
                <w:webHidden/>
              </w:rPr>
              <w:tab/>
            </w:r>
            <w:r>
              <w:rPr>
                <w:webHidden/>
              </w:rPr>
              <w:fldChar w:fldCharType="begin"/>
            </w:r>
            <w:r>
              <w:rPr>
                <w:webHidden/>
              </w:rPr>
              <w:instrText xml:space="preserve"> PAGEREF _Toc517686491 \h </w:instrText>
            </w:r>
            <w:r>
              <w:rPr>
                <w:webHidden/>
              </w:rPr>
            </w:r>
            <w:r>
              <w:rPr>
                <w:webHidden/>
              </w:rPr>
              <w:fldChar w:fldCharType="separate"/>
            </w:r>
            <w:r>
              <w:rPr>
                <w:webHidden/>
              </w:rPr>
              <w:t>2</w:t>
            </w:r>
            <w:r>
              <w:rPr>
                <w:webHidden/>
              </w:rPr>
              <w:fldChar w:fldCharType="end"/>
            </w:r>
          </w:hyperlink>
        </w:p>
        <w:p w14:paraId="1AC21858" w14:textId="5F7366AB" w:rsidR="001D4663" w:rsidRDefault="001D4663">
          <w:pPr>
            <w:pStyle w:val="Innehll2"/>
            <w:rPr>
              <w:rFonts w:asciiTheme="minorHAnsi" w:hAnsiTheme="minorHAnsi"/>
              <w:caps w:val="0"/>
              <w:color w:val="auto"/>
              <w:sz w:val="22"/>
            </w:rPr>
          </w:pPr>
          <w:hyperlink w:anchor="_Toc517686492" w:history="1">
            <w:r w:rsidRPr="00306252">
              <w:rPr>
                <w:rStyle w:val="Hyperlnk"/>
              </w:rPr>
              <w:t>3.2</w:t>
            </w:r>
            <w:r>
              <w:rPr>
                <w:rFonts w:asciiTheme="minorHAnsi" w:hAnsiTheme="minorHAnsi"/>
                <w:caps w:val="0"/>
                <w:color w:val="auto"/>
                <w:sz w:val="22"/>
              </w:rPr>
              <w:tab/>
            </w:r>
            <w:r w:rsidRPr="00306252">
              <w:rPr>
                <w:rStyle w:val="Hyperlnk"/>
              </w:rPr>
              <w:t>Rätt till rättelse</w:t>
            </w:r>
            <w:r>
              <w:rPr>
                <w:webHidden/>
              </w:rPr>
              <w:tab/>
            </w:r>
            <w:r>
              <w:rPr>
                <w:webHidden/>
              </w:rPr>
              <w:fldChar w:fldCharType="begin"/>
            </w:r>
            <w:r>
              <w:rPr>
                <w:webHidden/>
              </w:rPr>
              <w:instrText xml:space="preserve"> PAGEREF _Toc517686492 \h </w:instrText>
            </w:r>
            <w:r>
              <w:rPr>
                <w:webHidden/>
              </w:rPr>
            </w:r>
            <w:r>
              <w:rPr>
                <w:webHidden/>
              </w:rPr>
              <w:fldChar w:fldCharType="separate"/>
            </w:r>
            <w:r>
              <w:rPr>
                <w:webHidden/>
              </w:rPr>
              <w:t>3</w:t>
            </w:r>
            <w:r>
              <w:rPr>
                <w:webHidden/>
              </w:rPr>
              <w:fldChar w:fldCharType="end"/>
            </w:r>
          </w:hyperlink>
        </w:p>
        <w:p w14:paraId="232CB0CD" w14:textId="29D8624D" w:rsidR="001D4663" w:rsidRDefault="001D4663">
          <w:pPr>
            <w:pStyle w:val="Innehll2"/>
            <w:rPr>
              <w:rFonts w:asciiTheme="minorHAnsi" w:hAnsiTheme="minorHAnsi"/>
              <w:caps w:val="0"/>
              <w:color w:val="auto"/>
              <w:sz w:val="22"/>
            </w:rPr>
          </w:pPr>
          <w:hyperlink w:anchor="_Toc517686493" w:history="1">
            <w:r w:rsidRPr="00306252">
              <w:rPr>
                <w:rStyle w:val="Hyperlnk"/>
              </w:rPr>
              <w:t>3.3</w:t>
            </w:r>
            <w:r>
              <w:rPr>
                <w:rFonts w:asciiTheme="minorHAnsi" w:hAnsiTheme="minorHAnsi"/>
                <w:caps w:val="0"/>
                <w:color w:val="auto"/>
                <w:sz w:val="22"/>
              </w:rPr>
              <w:tab/>
            </w:r>
            <w:r w:rsidRPr="00306252">
              <w:rPr>
                <w:rStyle w:val="Hyperlnk"/>
              </w:rPr>
              <w:t>Rätt till radering</w:t>
            </w:r>
            <w:r>
              <w:rPr>
                <w:webHidden/>
              </w:rPr>
              <w:tab/>
            </w:r>
            <w:r>
              <w:rPr>
                <w:webHidden/>
              </w:rPr>
              <w:fldChar w:fldCharType="begin"/>
            </w:r>
            <w:r>
              <w:rPr>
                <w:webHidden/>
              </w:rPr>
              <w:instrText xml:space="preserve"> PAGEREF _Toc517686493 \h </w:instrText>
            </w:r>
            <w:r>
              <w:rPr>
                <w:webHidden/>
              </w:rPr>
            </w:r>
            <w:r>
              <w:rPr>
                <w:webHidden/>
              </w:rPr>
              <w:fldChar w:fldCharType="separate"/>
            </w:r>
            <w:r>
              <w:rPr>
                <w:webHidden/>
              </w:rPr>
              <w:t>3</w:t>
            </w:r>
            <w:r>
              <w:rPr>
                <w:webHidden/>
              </w:rPr>
              <w:fldChar w:fldCharType="end"/>
            </w:r>
          </w:hyperlink>
        </w:p>
        <w:p w14:paraId="0487713B" w14:textId="0CA44DE6" w:rsidR="001D4663" w:rsidRDefault="001D4663">
          <w:pPr>
            <w:pStyle w:val="Innehll2"/>
            <w:rPr>
              <w:rFonts w:asciiTheme="minorHAnsi" w:hAnsiTheme="minorHAnsi"/>
              <w:caps w:val="0"/>
              <w:color w:val="auto"/>
              <w:sz w:val="22"/>
            </w:rPr>
          </w:pPr>
          <w:hyperlink w:anchor="_Toc517686494" w:history="1">
            <w:r w:rsidRPr="00306252">
              <w:rPr>
                <w:rStyle w:val="Hyperlnk"/>
              </w:rPr>
              <w:t>3.4</w:t>
            </w:r>
            <w:r>
              <w:rPr>
                <w:rFonts w:asciiTheme="minorHAnsi" w:hAnsiTheme="minorHAnsi"/>
                <w:caps w:val="0"/>
                <w:color w:val="auto"/>
                <w:sz w:val="22"/>
              </w:rPr>
              <w:tab/>
            </w:r>
            <w:r w:rsidRPr="00306252">
              <w:rPr>
                <w:rStyle w:val="Hyperlnk"/>
              </w:rPr>
              <w:t>Rätt till begränsning av behandling</w:t>
            </w:r>
            <w:r>
              <w:rPr>
                <w:webHidden/>
              </w:rPr>
              <w:tab/>
            </w:r>
            <w:r>
              <w:rPr>
                <w:webHidden/>
              </w:rPr>
              <w:fldChar w:fldCharType="begin"/>
            </w:r>
            <w:r>
              <w:rPr>
                <w:webHidden/>
              </w:rPr>
              <w:instrText xml:space="preserve"> PAGEREF _Toc517686494 \h </w:instrText>
            </w:r>
            <w:r>
              <w:rPr>
                <w:webHidden/>
              </w:rPr>
            </w:r>
            <w:r>
              <w:rPr>
                <w:webHidden/>
              </w:rPr>
              <w:fldChar w:fldCharType="separate"/>
            </w:r>
            <w:r>
              <w:rPr>
                <w:webHidden/>
              </w:rPr>
              <w:t>3</w:t>
            </w:r>
            <w:r>
              <w:rPr>
                <w:webHidden/>
              </w:rPr>
              <w:fldChar w:fldCharType="end"/>
            </w:r>
          </w:hyperlink>
        </w:p>
        <w:p w14:paraId="5B0FA638" w14:textId="4B92FD98" w:rsidR="001D4663" w:rsidRDefault="001D4663">
          <w:pPr>
            <w:pStyle w:val="Innehll2"/>
            <w:rPr>
              <w:rFonts w:asciiTheme="minorHAnsi" w:hAnsiTheme="minorHAnsi"/>
              <w:caps w:val="0"/>
              <w:color w:val="auto"/>
              <w:sz w:val="22"/>
            </w:rPr>
          </w:pPr>
          <w:hyperlink w:anchor="_Toc517686495" w:history="1">
            <w:r w:rsidRPr="00306252">
              <w:rPr>
                <w:rStyle w:val="Hyperlnk"/>
              </w:rPr>
              <w:t>3.5</w:t>
            </w:r>
            <w:r>
              <w:rPr>
                <w:rFonts w:asciiTheme="minorHAnsi" w:hAnsiTheme="minorHAnsi"/>
                <w:caps w:val="0"/>
                <w:color w:val="auto"/>
                <w:sz w:val="22"/>
              </w:rPr>
              <w:tab/>
            </w:r>
            <w:r w:rsidRPr="00306252">
              <w:rPr>
                <w:rStyle w:val="Hyperlnk"/>
              </w:rPr>
              <w:t>Rätt till dataportalitet</w:t>
            </w:r>
            <w:r>
              <w:rPr>
                <w:webHidden/>
              </w:rPr>
              <w:tab/>
            </w:r>
            <w:r>
              <w:rPr>
                <w:webHidden/>
              </w:rPr>
              <w:fldChar w:fldCharType="begin"/>
            </w:r>
            <w:r>
              <w:rPr>
                <w:webHidden/>
              </w:rPr>
              <w:instrText xml:space="preserve"> PAGEREF _Toc517686495 \h </w:instrText>
            </w:r>
            <w:r>
              <w:rPr>
                <w:webHidden/>
              </w:rPr>
            </w:r>
            <w:r>
              <w:rPr>
                <w:webHidden/>
              </w:rPr>
              <w:fldChar w:fldCharType="separate"/>
            </w:r>
            <w:r>
              <w:rPr>
                <w:webHidden/>
              </w:rPr>
              <w:t>3</w:t>
            </w:r>
            <w:r>
              <w:rPr>
                <w:webHidden/>
              </w:rPr>
              <w:fldChar w:fldCharType="end"/>
            </w:r>
          </w:hyperlink>
        </w:p>
        <w:p w14:paraId="55112FB6" w14:textId="1EC5C2B0" w:rsidR="00535733" w:rsidRDefault="00535733" w:rsidP="00535733">
          <w:r>
            <w:rPr>
              <w:b/>
              <w:bCs/>
            </w:rPr>
            <w:fldChar w:fldCharType="end"/>
          </w:r>
        </w:p>
      </w:sdtContent>
    </w:sdt>
    <w:p w14:paraId="0F602D57" w14:textId="77777777" w:rsidR="00535733" w:rsidRPr="00241722" w:rsidRDefault="00535733" w:rsidP="00535733">
      <w:pPr>
        <w:pStyle w:val="Rubrik1"/>
        <w:ind w:left="1134" w:hanging="1134"/>
      </w:pPr>
      <w:bookmarkStart w:id="2" w:name="_Toc517686488"/>
      <w:r>
        <w:t>Syfte</w:t>
      </w:r>
      <w:bookmarkEnd w:id="2"/>
    </w:p>
    <w:p w14:paraId="3CF7277E" w14:textId="62886675" w:rsidR="00535733" w:rsidRDefault="00520252" w:rsidP="00FF4591">
      <w:r w:rsidRPr="00FF4591">
        <w:t xml:space="preserve">De personer vars personuppgifter behandlas, de registrerade, har ett antal rättigheter enligt dataskyddsförordningen. Dessa rättigheter innebär i korthet att de registrerade ska få information om när och hur deras personuppgifter behandlas och ha kontroll över sina egna uppgifter. Därför har de bland annat rätt att i vissa fall få sina uppgifter rättade, raderade eller blockerade, eller att få ut eller flytta sina uppgifter. De registrerades rättigheter har utökats, förstärkts och specificerats i </w:t>
      </w:r>
      <w:r w:rsidRPr="00FF4591">
        <w:lastRenderedPageBreak/>
        <w:t>dataskyddsförordningen jämfört med personuppgiftslagen</w:t>
      </w:r>
      <w:r w:rsidR="000138E1" w:rsidRPr="00FF4591">
        <w:t xml:space="preserve">. </w:t>
      </w:r>
      <w:bookmarkStart w:id="3" w:name="_Toc517686490"/>
      <w:r w:rsidR="00535733">
        <w:t>Instruktion - arbetsflöde</w:t>
      </w:r>
      <w:bookmarkEnd w:id="3"/>
      <w:r w:rsidR="006B2C83">
        <w:tab/>
      </w:r>
    </w:p>
    <w:p w14:paraId="17044C37" w14:textId="7A7505D8" w:rsidR="00535733" w:rsidRPr="00600F11" w:rsidRDefault="006B2C83" w:rsidP="006B2C83">
      <w:pPr>
        <w:pStyle w:val="Rubrik20"/>
      </w:pPr>
      <w:bookmarkStart w:id="4" w:name="_Toc517686491"/>
      <w:r>
        <w:t>3.1</w:t>
      </w:r>
      <w:r>
        <w:tab/>
        <w:t xml:space="preserve">Rätt till </w:t>
      </w:r>
      <w:bookmarkEnd w:id="4"/>
      <w:r w:rsidR="00EF4AA8">
        <w:t>information / registerutdrag</w:t>
      </w:r>
    </w:p>
    <w:p w14:paraId="1AEC92DB" w14:textId="16193AC7" w:rsidR="00535733" w:rsidRDefault="006B2C83" w:rsidP="00535733">
      <w:r w:rsidRPr="006B2C83">
        <w:t xml:space="preserve">Kunden har rätt att kostnadsfritt få information om vilka personuppgifter Ellevio behandlar om kunden, ett så kallat registerutdrag. </w:t>
      </w:r>
    </w:p>
    <w:p w14:paraId="5F28F381" w14:textId="77777777" w:rsidR="00A94D46" w:rsidRDefault="00A94D46" w:rsidP="006B2C83">
      <w:r>
        <w:t>Kundens begäran om registerutdrag ska ske i skrift. Begäran kan göras på enligt nedan:</w:t>
      </w:r>
    </w:p>
    <w:p w14:paraId="4C7C0F62" w14:textId="37F2B78F" w:rsidR="00A94D46" w:rsidRDefault="00A94D46" w:rsidP="00A94D46">
      <w:pPr>
        <w:pStyle w:val="Liststycke"/>
        <w:numPr>
          <w:ilvl w:val="0"/>
          <w:numId w:val="34"/>
        </w:numPr>
      </w:pPr>
      <w:r>
        <w:t>Brev till adressen nedan</w:t>
      </w:r>
    </w:p>
    <w:p w14:paraId="7578AF01" w14:textId="2241839B" w:rsidR="00A94D46" w:rsidRPr="00A94D46" w:rsidRDefault="00A94D46" w:rsidP="00A94D46">
      <w:pPr>
        <w:pStyle w:val="Liststycke"/>
        <w:numPr>
          <w:ilvl w:val="0"/>
          <w:numId w:val="34"/>
        </w:numPr>
        <w:rPr>
          <w:rStyle w:val="Hyperlnk"/>
          <w:color w:val="000000" w:themeColor="text1"/>
        </w:rPr>
      </w:pPr>
      <w:r>
        <w:t xml:space="preserve">Mejl till </w:t>
      </w:r>
      <w:hyperlink r:id="rId11" w:history="1">
        <w:r w:rsidRPr="00FB51CB">
          <w:rPr>
            <w:rStyle w:val="Hyperlnk"/>
          </w:rPr>
          <w:t>dataskydd@ellevio.se</w:t>
        </w:r>
      </w:hyperlink>
      <w:r>
        <w:rPr>
          <w:rStyle w:val="Hyperlnk"/>
        </w:rPr>
        <w:t xml:space="preserve"> (registerutdrag i ämnesraden)</w:t>
      </w:r>
    </w:p>
    <w:p w14:paraId="5137ED70" w14:textId="1483E466" w:rsidR="00A94D46" w:rsidRPr="00A94D46" w:rsidRDefault="00A94D46" w:rsidP="00A94D46">
      <w:pPr>
        <w:pStyle w:val="Liststycke"/>
        <w:numPr>
          <w:ilvl w:val="0"/>
          <w:numId w:val="34"/>
        </w:numPr>
        <w:rPr>
          <w:color w:val="auto"/>
        </w:rPr>
      </w:pPr>
      <w:r w:rsidRPr="00A94D46">
        <w:rPr>
          <w:rStyle w:val="Hyperlnk"/>
          <w:color w:val="auto"/>
        </w:rPr>
        <w:t>Vi</w:t>
      </w:r>
      <w:r>
        <w:rPr>
          <w:rStyle w:val="Hyperlnk"/>
          <w:color w:val="auto"/>
        </w:rPr>
        <w:t xml:space="preserve">a formulär på hemsidan </w:t>
      </w:r>
      <w:hyperlink r:id="rId12" w:history="1">
        <w:r>
          <w:rPr>
            <w:rStyle w:val="Hyperlnk"/>
          </w:rPr>
          <w:t>Rättigheter info — www.ellevio.se</w:t>
        </w:r>
      </w:hyperlink>
    </w:p>
    <w:p w14:paraId="5D5A55DB" w14:textId="228D89FF" w:rsidR="006B2C83" w:rsidRPr="00F87014" w:rsidRDefault="006B2C83" w:rsidP="006B2C83">
      <w:pPr>
        <w:rPr>
          <w:highlight w:val="yellow"/>
        </w:rPr>
      </w:pPr>
      <w:r>
        <w:t>Register</w:t>
      </w:r>
      <w:r w:rsidR="00EF4AA8">
        <w:t>utdraget skickas med</w:t>
      </w:r>
      <w:r>
        <w:t xml:space="preserve"> post till kundens folkbokföringsadress inom 30 dagar. Kunden kan också välja att, komma till Ellevios reception på Valhallavägen 203 i Stockholm och, efter legitimering, hämta uppgifterna </w:t>
      </w:r>
      <w:r w:rsidR="00EF4AA8">
        <w:t>när</w:t>
      </w:r>
      <w:r>
        <w:t xml:space="preserve"> registerutdraget är klart. Ellevio </w:t>
      </w:r>
      <w:r w:rsidR="00231B23">
        <w:t xml:space="preserve">skickar inte registerutdrag på </w:t>
      </w:r>
      <w:r>
        <w:t>e-post då vi behöver vara säkra på att uppgifterna skickas till rätt mottagare</w:t>
      </w:r>
      <w:r w:rsidR="00231B23">
        <w:t>.</w:t>
      </w:r>
      <w:r>
        <w:t xml:space="preserve"> </w:t>
      </w:r>
    </w:p>
    <w:p w14:paraId="6D9C95E9" w14:textId="77777777" w:rsidR="006B2C83" w:rsidRPr="00E37CBE" w:rsidRDefault="006B2C83" w:rsidP="006B2C83">
      <w:pPr>
        <w:spacing w:after="0"/>
        <w:rPr>
          <w:color w:val="002060"/>
        </w:rPr>
      </w:pPr>
      <w:r w:rsidRPr="00E37CBE">
        <w:rPr>
          <w:color w:val="002060"/>
        </w:rPr>
        <w:t>Ellevio AB</w:t>
      </w:r>
    </w:p>
    <w:p w14:paraId="2B30064E" w14:textId="77777777" w:rsidR="006B2C83" w:rsidRPr="00E37CBE" w:rsidRDefault="006B2C83" w:rsidP="006B2C83">
      <w:pPr>
        <w:spacing w:after="0"/>
        <w:rPr>
          <w:color w:val="002060"/>
        </w:rPr>
      </w:pPr>
      <w:r w:rsidRPr="00E37CBE">
        <w:rPr>
          <w:color w:val="002060"/>
        </w:rPr>
        <w:t>Registerutdrag</w:t>
      </w:r>
    </w:p>
    <w:p w14:paraId="6C6E9F26" w14:textId="77777777" w:rsidR="006B2C83" w:rsidRPr="00E37CBE" w:rsidRDefault="006B2C83" w:rsidP="006B2C83">
      <w:pPr>
        <w:spacing w:after="0"/>
        <w:rPr>
          <w:color w:val="002060"/>
        </w:rPr>
      </w:pPr>
      <w:r w:rsidRPr="00E37CBE">
        <w:rPr>
          <w:color w:val="002060"/>
        </w:rPr>
        <w:t>Box 242 07</w:t>
      </w:r>
    </w:p>
    <w:p w14:paraId="6ADC5336" w14:textId="77777777" w:rsidR="006B2C83" w:rsidRPr="00E37CBE" w:rsidRDefault="006B2C83" w:rsidP="006B2C83">
      <w:pPr>
        <w:spacing w:after="0"/>
        <w:rPr>
          <w:color w:val="002060"/>
        </w:rPr>
      </w:pPr>
      <w:r w:rsidRPr="00E37CBE">
        <w:rPr>
          <w:color w:val="002060"/>
        </w:rPr>
        <w:t xml:space="preserve">115 53 Stockholm  </w:t>
      </w:r>
    </w:p>
    <w:p w14:paraId="217139BA" w14:textId="77777777" w:rsidR="006B2C83" w:rsidRDefault="006B2C83" w:rsidP="006B2C83">
      <w:pPr>
        <w:pStyle w:val="Liststycke"/>
      </w:pPr>
    </w:p>
    <w:p w14:paraId="77C84C97" w14:textId="3D3BFEB6" w:rsidR="003E52B2" w:rsidRDefault="003E52B2" w:rsidP="003E52B2">
      <w:r>
        <w:t xml:space="preserve">Inspelade samtal sparas som längst i </w:t>
      </w:r>
      <w:r w:rsidR="00E972A6">
        <w:t>7</w:t>
      </w:r>
      <w:r>
        <w:t xml:space="preserve"> månader. Ellevio lämnar generellt inte ut uppgifter om dessa. </w:t>
      </w:r>
    </w:p>
    <w:p w14:paraId="5F5D902E" w14:textId="4A3EAA96" w:rsidR="003E52B2" w:rsidRDefault="003E52B2" w:rsidP="003E52B2">
      <w:r>
        <w:t xml:space="preserve">Vid frågor om rätten att få ta del av inspelade samtal hänvisas till </w:t>
      </w:r>
      <w:hyperlink r:id="rId13" w:history="1">
        <w:r w:rsidRPr="00212AC3">
          <w:rPr>
            <w:rStyle w:val="Hyperlnk"/>
          </w:rPr>
          <w:t>dataskydd@ellevio.se</w:t>
        </w:r>
      </w:hyperlink>
      <w:r>
        <w:t xml:space="preserve"> </w:t>
      </w:r>
    </w:p>
    <w:p w14:paraId="6A55F4D3" w14:textId="40CC79F1" w:rsidR="006B2C83" w:rsidRDefault="006B2C83" w:rsidP="006B2C83">
      <w:pPr>
        <w:pStyle w:val="Rubrik20"/>
      </w:pPr>
      <w:bookmarkStart w:id="5" w:name="_Toc424731340"/>
      <w:bookmarkStart w:id="6" w:name="_Toc517686492"/>
      <w:r>
        <w:t>3.2</w:t>
      </w:r>
      <w:r>
        <w:tab/>
        <w:t>Rätt till rättelse</w:t>
      </w:r>
      <w:bookmarkEnd w:id="5"/>
      <w:bookmarkEnd w:id="6"/>
    </w:p>
    <w:p w14:paraId="3DAC0399" w14:textId="2EB0B91F" w:rsidR="006B2C83" w:rsidRDefault="006B2C83" w:rsidP="006B2C83">
      <w:r w:rsidRPr="006B2C83">
        <w:t>Kunden har rätt att begära att felaktiga uppgifter rättas. Kunden kan också komplettera med uppgifter som denne anser saknas men som kunden tycker är relevanta med hänsyn till ändamålet eller ärendet. De uppgifter som går att rätta är exempelvis telefonnummer, e-postadress och faktureringsadress</w:t>
      </w:r>
      <w:r w:rsidR="001D4663">
        <w:t>.</w:t>
      </w:r>
    </w:p>
    <w:p w14:paraId="4DCA50B7" w14:textId="2D459C5D" w:rsidR="006B2C83" w:rsidRDefault="006B2C83" w:rsidP="006B2C83">
      <w:pPr>
        <w:pStyle w:val="Rubrik20"/>
      </w:pPr>
      <w:bookmarkStart w:id="7" w:name="_Toc517686493"/>
      <w:r>
        <w:t>3.3</w:t>
      </w:r>
      <w:r>
        <w:tab/>
        <w:t>Rätt till radering</w:t>
      </w:r>
      <w:bookmarkEnd w:id="7"/>
    </w:p>
    <w:p w14:paraId="4B56D988" w14:textId="607D6328" w:rsidR="006D258A" w:rsidRDefault="006B2C83" w:rsidP="006D258A">
      <w:r w:rsidRPr="006B2C83">
        <w:t>Kunden har rätt att få vissa uppgifter raderade</w:t>
      </w:r>
      <w:r w:rsidR="006D258A">
        <w:t>. Nedan uppgifter kan Kundserv</w:t>
      </w:r>
      <w:r w:rsidR="00D93205">
        <w:t>ice och Kundavtal radera själva.</w:t>
      </w:r>
    </w:p>
    <w:p w14:paraId="09C81A3F" w14:textId="3F038D18" w:rsidR="006D258A" w:rsidRDefault="006D258A" w:rsidP="006D258A">
      <w:pPr>
        <w:pStyle w:val="Liststycke"/>
        <w:numPr>
          <w:ilvl w:val="0"/>
          <w:numId w:val="31"/>
        </w:numPr>
      </w:pPr>
      <w:r>
        <w:t>Telefonnummer</w:t>
      </w:r>
    </w:p>
    <w:p w14:paraId="0648A6C4" w14:textId="75D46995" w:rsidR="006D258A" w:rsidRDefault="006D258A" w:rsidP="006D258A">
      <w:pPr>
        <w:pStyle w:val="Liststycke"/>
        <w:numPr>
          <w:ilvl w:val="0"/>
          <w:numId w:val="31"/>
        </w:numPr>
      </w:pPr>
      <w:r>
        <w:t>E-postadress</w:t>
      </w:r>
    </w:p>
    <w:p w14:paraId="70E37788" w14:textId="151A1A1B" w:rsidR="006D258A" w:rsidRDefault="006D258A" w:rsidP="006D258A">
      <w:pPr>
        <w:pStyle w:val="Liststycke"/>
        <w:numPr>
          <w:ilvl w:val="0"/>
          <w:numId w:val="31"/>
        </w:numPr>
      </w:pPr>
      <w:r>
        <w:t>Äldre icke längre relevanta kundloggar</w:t>
      </w:r>
    </w:p>
    <w:p w14:paraId="2568431F" w14:textId="43C70935" w:rsidR="006D258A" w:rsidRDefault="006D258A" w:rsidP="006D258A">
      <w:pPr>
        <w:pStyle w:val="Liststycke"/>
        <w:numPr>
          <w:ilvl w:val="0"/>
          <w:numId w:val="31"/>
        </w:numPr>
      </w:pPr>
      <w:r>
        <w:t>Inspelningar av samtal i exempelvis utbildningssyfte</w:t>
      </w:r>
    </w:p>
    <w:p w14:paraId="65698895" w14:textId="1CA9A8B4" w:rsidR="003E52B2" w:rsidRDefault="003E52B2" w:rsidP="006B2C83">
      <w:r>
        <w:lastRenderedPageBreak/>
        <w:t>Kunden kan också begära att få uppgifter raderade för att slippa information från Ellevio rörande:</w:t>
      </w:r>
    </w:p>
    <w:p w14:paraId="33B9BC6F" w14:textId="7F1640FA" w:rsidR="003E52B2" w:rsidRDefault="003E52B2" w:rsidP="003E52B2">
      <w:pPr>
        <w:pStyle w:val="Liststycke"/>
        <w:numPr>
          <w:ilvl w:val="0"/>
          <w:numId w:val="35"/>
        </w:numPr>
      </w:pPr>
      <w:r>
        <w:t>SMS om strömavbrott</w:t>
      </w:r>
    </w:p>
    <w:p w14:paraId="13C7B53A" w14:textId="102C5D24" w:rsidR="003E52B2" w:rsidRDefault="003E52B2" w:rsidP="003E52B2">
      <w:pPr>
        <w:pStyle w:val="Liststycke"/>
        <w:numPr>
          <w:ilvl w:val="0"/>
          <w:numId w:val="35"/>
        </w:numPr>
      </w:pPr>
      <w:r>
        <w:t>Nyhetsbrev</w:t>
      </w:r>
    </w:p>
    <w:p w14:paraId="1901E778" w14:textId="706AB14A" w:rsidR="003E52B2" w:rsidRDefault="003E52B2" w:rsidP="003E52B2">
      <w:r>
        <w:t xml:space="preserve">Kunden avregistrar sig enklast i länk som medföljer ovan meddelande. Om kunden har mejlat eller ringt för att få hjälp med detta vidarebefordras mejlet till </w:t>
      </w:r>
      <w:hyperlink r:id="rId14" w:history="1">
        <w:r w:rsidRPr="00212AC3">
          <w:rPr>
            <w:rStyle w:val="Hyperlnk"/>
          </w:rPr>
          <w:t>dataskydd@ellevio.se</w:t>
        </w:r>
      </w:hyperlink>
    </w:p>
    <w:p w14:paraId="17B530E5" w14:textId="77777777" w:rsidR="003E52B2" w:rsidRDefault="003E52B2" w:rsidP="003E52B2"/>
    <w:p w14:paraId="3F35D6F0" w14:textId="3339F932" w:rsidR="006B2C83" w:rsidRDefault="006B2C83" w:rsidP="006B2C83">
      <w:pPr>
        <w:pStyle w:val="Rubrik20"/>
      </w:pPr>
      <w:bookmarkStart w:id="8" w:name="_Toc517686494"/>
      <w:r>
        <w:t>3.4</w:t>
      </w:r>
      <w:r>
        <w:tab/>
        <w:t>Rätt till begränsning av behandling</w:t>
      </w:r>
      <w:bookmarkEnd w:id="8"/>
    </w:p>
    <w:p w14:paraId="2BD9B8F9" w14:textId="44C9A8D6" w:rsidR="006B2C83" w:rsidRDefault="006B2C83" w:rsidP="006B2C83">
      <w:pPr>
        <w:spacing w:after="0"/>
      </w:pPr>
      <w:r>
        <w:t>Kunden</w:t>
      </w:r>
      <w:r w:rsidRPr="006C04E8">
        <w:t xml:space="preserve"> har</w:t>
      </w:r>
      <w:r>
        <w:t xml:space="preserve"> i vissa fall</w:t>
      </w:r>
      <w:r w:rsidRPr="006C04E8">
        <w:t xml:space="preserve"> rätt att kräva att </w:t>
      </w:r>
      <w:r>
        <w:t>Ellevios</w:t>
      </w:r>
      <w:r w:rsidRPr="006C04E8">
        <w:t xml:space="preserve"> behandling av </w:t>
      </w:r>
      <w:r w:rsidR="006D258A">
        <w:t>hens</w:t>
      </w:r>
      <w:r w:rsidRPr="006C04E8">
        <w:t xml:space="preserve"> uppgifter ska begränsas. Kunduppgifterna markeras på så sätt att dessa i framtiden endast får behandlas för vissa avgränsade syften</w:t>
      </w:r>
      <w:r>
        <w:t>. Kunden kanske vill få sitt elnätsavtal skickat till en viss e-postadress (här använder du Ellevio rollerna för e-</w:t>
      </w:r>
      <w:r w:rsidR="003E52B2">
        <w:t>post) medans</w:t>
      </w:r>
      <w:r>
        <w:t xml:space="preserve"> kunden önskar få sitt nyhetsbrev till en annan adress eller inte få det alls. </w:t>
      </w:r>
    </w:p>
    <w:p w14:paraId="20814CB2" w14:textId="71FB2B5F" w:rsidR="006B2C83" w:rsidRDefault="006B2C83" w:rsidP="006B2C83">
      <w:pPr>
        <w:pStyle w:val="Rubrik20"/>
      </w:pPr>
      <w:bookmarkStart w:id="9" w:name="_Toc517686495"/>
      <w:r>
        <w:t>3.5</w:t>
      </w:r>
      <w:r>
        <w:tab/>
      </w:r>
      <w:r w:rsidRPr="00A94D46">
        <w:rPr>
          <w:color w:val="auto"/>
        </w:rPr>
        <w:t>Rätt till dataporta</w:t>
      </w:r>
      <w:bookmarkEnd w:id="9"/>
      <w:r w:rsidR="006D258A">
        <w:rPr>
          <w:color w:val="auto"/>
        </w:rPr>
        <w:t>bilitet</w:t>
      </w:r>
    </w:p>
    <w:p w14:paraId="61F27276" w14:textId="08487057" w:rsidR="006B2C83" w:rsidRDefault="006B2C83" w:rsidP="006B2C83">
      <w:r>
        <w:t xml:space="preserve">Uppgifter som kunden </w:t>
      </w:r>
      <w:r w:rsidRPr="00C62208">
        <w:rPr>
          <w:i/>
        </w:rPr>
        <w:t>själv</w:t>
      </w:r>
      <w:r>
        <w:t xml:space="preserve"> har lämnat till oss har denne rätt att få ut och använda någon annanstans. Det innebär i praktiken att kunden har rätt att få ut namn, adress, telefonnummer och e-post från oss för att ta med sig/flytta uppgifterna till en annan personuppgiftsansvarig, </w:t>
      </w:r>
      <w:r w:rsidR="00A94D46">
        <w:t>till exempel</w:t>
      </w:r>
      <w:r>
        <w:t xml:space="preserve"> annat elnätsföretag. Dataportabiliteten fyller dock ingen </w:t>
      </w:r>
      <w:r w:rsidR="00A94D46">
        <w:t>funktion</w:t>
      </w:r>
      <w:r>
        <w:t xml:space="preserve"> i elnätsföretagsbranschen eftersom flytt av kunduppgifter inte innebär att elnätsavtal ingås automatiskt med ett nytt elnätsföretag. Som kund lämnar man alltid uppgifter om sig själv i samband med att man kontaktar nytt elnätsföretag och ingår elnätsavtal.</w:t>
      </w:r>
    </w:p>
    <w:p w14:paraId="0DC8E565" w14:textId="738CA451" w:rsidR="00191590" w:rsidDel="00FF3DA4" w:rsidRDefault="00191590" w:rsidP="00357829">
      <w:pPr>
        <w:rPr>
          <w:del w:id="10" w:author="Bach Sara (StudentWork)" w:date="2018-07-04T13:29:00Z"/>
        </w:rPr>
      </w:pPr>
    </w:p>
    <w:p w14:paraId="665E8EAD" w14:textId="481F1598" w:rsidR="00F25A94" w:rsidRDefault="00F25A94" w:rsidP="00FF3DA4"/>
    <w:sectPr w:rsidR="00F25A94" w:rsidSect="00713D4A">
      <w:headerReference w:type="even" r:id="rId15"/>
      <w:headerReference w:type="default" r:id="rId16"/>
      <w:headerReference w:type="first" r:id="rId17"/>
      <w:footerReference w:type="first" r:id="rId18"/>
      <w:pgSz w:w="11906" w:h="16838" w:code="9"/>
      <w:pgMar w:top="340" w:right="1899" w:bottom="1985" w:left="2665"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BC001" w14:textId="77777777" w:rsidR="008312E9" w:rsidRDefault="008312E9" w:rsidP="005B272F">
      <w:pPr>
        <w:spacing w:after="0" w:line="240" w:lineRule="auto"/>
      </w:pPr>
      <w:r>
        <w:separator/>
      </w:r>
    </w:p>
  </w:endnote>
  <w:endnote w:type="continuationSeparator" w:id="0">
    <w:p w14:paraId="6C65099F" w14:textId="77777777" w:rsidR="008312E9" w:rsidRDefault="008312E9" w:rsidP="005B2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B9EFC" w14:textId="77777777" w:rsidR="00344EAF" w:rsidRPr="00C8444D" w:rsidRDefault="00344EAF" w:rsidP="000112FD">
    <w:pPr>
      <w:pStyle w:val="Sidfot"/>
      <w:rPr>
        <w:lang w:val="en-US"/>
      </w:rPr>
    </w:pPr>
    <w:r w:rsidRPr="00C8444D">
      <w:rPr>
        <w:lang w:val="en-US"/>
      </w:rPr>
      <w:t>Elle</w:t>
    </w:r>
    <w:r w:rsidR="00F94E8E" w:rsidRPr="00C8444D">
      <w:rPr>
        <w:lang w:val="en-US"/>
      </w:rPr>
      <w:t>vio</w:t>
    </w:r>
    <w:r w:rsidRPr="00C8444D">
      <w:rPr>
        <w:lang w:val="en-US"/>
      </w:rPr>
      <w:t> AB</w:t>
    </w:r>
    <w:r w:rsidR="006C29C1">
      <w:rPr>
        <w:lang w:val="en-US"/>
      </w:rPr>
      <w:t xml:space="preserve"> (publ)</w:t>
    </w:r>
    <w:r w:rsidRPr="00C8444D">
      <w:rPr>
        <w:lang w:val="en-US"/>
      </w:rPr>
      <w:t>. 115 77 Stockholm</w:t>
    </w:r>
  </w:p>
  <w:p w14:paraId="5C9F1A03" w14:textId="77777777" w:rsidR="00344EAF" w:rsidRPr="000112FD" w:rsidRDefault="00344EAF" w:rsidP="000112FD">
    <w:pPr>
      <w:pStyle w:val="Sidfot"/>
    </w:pPr>
    <w:r w:rsidRPr="00C8444D">
      <w:rPr>
        <w:lang w:val="en-US"/>
      </w:rPr>
      <w:t xml:space="preserve">Säte Stockholm. </w:t>
    </w:r>
    <w:r w:rsidR="00CD7FCE">
      <w:t>Org-</w:t>
    </w:r>
    <w:r w:rsidR="00363F2F" w:rsidRPr="000112FD">
      <w:t>nr</w:t>
    </w:r>
    <w:r w:rsidRPr="000112FD">
      <w:t xml:space="preserve"> 556037–7326 </w:t>
    </w:r>
  </w:p>
  <w:p w14:paraId="5EB5D794" w14:textId="77777777" w:rsidR="001C73D9" w:rsidRPr="000112FD" w:rsidRDefault="00363F2F" w:rsidP="000112FD">
    <w:pPr>
      <w:pStyle w:val="Sidfot"/>
    </w:pPr>
    <w:r w:rsidRPr="000112FD">
      <w:t>Telefon 08-</w:t>
    </w:r>
    <w:r w:rsidR="00750ADA" w:rsidRPr="000112FD">
      <w:t>606 00 00</w:t>
    </w:r>
  </w:p>
  <w:p w14:paraId="011C3797" w14:textId="77777777" w:rsidR="00576B67" w:rsidRPr="000112FD" w:rsidRDefault="00576B67" w:rsidP="000112FD">
    <w:pPr>
      <w:pStyle w:val="Sidfot"/>
    </w:pPr>
    <w:hyperlink r:id="rId1" w:history="1">
      <w:r w:rsidRPr="000112FD">
        <w:rPr>
          <w:rStyle w:val="Hyperlnk"/>
          <w:color w:val="000000" w:themeColor="text1"/>
        </w:rPr>
        <w:t>ellevio.se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EA77B" w14:textId="77777777" w:rsidR="008312E9" w:rsidRDefault="008312E9" w:rsidP="005B272F">
      <w:pPr>
        <w:spacing w:after="0" w:line="240" w:lineRule="auto"/>
      </w:pPr>
      <w:r>
        <w:separator/>
      </w:r>
    </w:p>
  </w:footnote>
  <w:footnote w:type="continuationSeparator" w:id="0">
    <w:p w14:paraId="6CFF8BAB" w14:textId="77777777" w:rsidR="008312E9" w:rsidRDefault="008312E9" w:rsidP="005B2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0524" w14:textId="07148E13" w:rsidR="002D6E6D" w:rsidRDefault="002D6E6D">
    <w:pPr>
      <w:pStyle w:val="Sidhuvud"/>
    </w:pPr>
    <w:r>
      <w:rPr>
        <w:noProof/>
      </w:rPr>
      <mc:AlternateContent>
        <mc:Choice Requires="wps">
          <w:drawing>
            <wp:anchor distT="0" distB="0" distL="0" distR="0" simplePos="0" relativeHeight="251668480" behindDoc="0" locked="0" layoutInCell="1" allowOverlap="1" wp14:anchorId="3A9B1F62" wp14:editId="1A2913AC">
              <wp:simplePos x="635" y="635"/>
              <wp:positionH relativeFrom="page">
                <wp:align>right</wp:align>
              </wp:positionH>
              <wp:positionV relativeFrom="page">
                <wp:align>top</wp:align>
              </wp:positionV>
              <wp:extent cx="1722755" cy="355600"/>
              <wp:effectExtent l="0" t="0" r="0" b="6350"/>
              <wp:wrapNone/>
              <wp:docPr id="883683758" name="Textruta 2"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55600"/>
                      </a:xfrm>
                      <a:prstGeom prst="rect">
                        <a:avLst/>
                      </a:prstGeom>
                      <a:noFill/>
                      <a:ln>
                        <a:noFill/>
                      </a:ln>
                    </wps:spPr>
                    <wps:txbx>
                      <w:txbxContent>
                        <w:p w14:paraId="0C172776" w14:textId="6F519FFF" w:rsidR="002D6E6D" w:rsidRPr="002D6E6D" w:rsidRDefault="002D6E6D" w:rsidP="002D6E6D">
                          <w:pPr>
                            <w:spacing w:after="0"/>
                            <w:rPr>
                              <w:rFonts w:ascii="Calibri" w:eastAsia="Calibri" w:hAnsi="Calibri" w:cs="Calibri"/>
                              <w:noProof/>
                              <w:color w:val="000000"/>
                              <w:sz w:val="16"/>
                              <w:szCs w:val="16"/>
                            </w:rPr>
                          </w:pPr>
                          <w:r w:rsidRPr="002D6E6D">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A9B1F62" id="_x0000_t202" coordsize="21600,21600" o:spt="202" path="m,l,21600r21600,l21600,xe">
              <v:stroke joinstyle="miter"/>
              <v:path gradientshapeok="t" o:connecttype="rect"/>
            </v:shapetype>
            <v:shape id="Textruta 2" o:spid="_x0000_s1026" type="#_x0000_t202" alt="Informationsklass: Konfidentiell Låg" style="position:absolute;margin-left:84.45pt;margin-top:0;width:135.65pt;height:28pt;z-index:25166848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" filled="f" stroked="f">
              <v:fill o:detectmouseclick="t"/>
              <v:textbox style="mso-fit-shape-to-text:t" inset="0,15pt,20pt,0">
                <w:txbxContent>
                  <w:p w14:paraId="0C172776" w14:textId="6F519FFF" w:rsidR="002D6E6D" w:rsidRPr="002D6E6D" w:rsidRDefault="002D6E6D" w:rsidP="002D6E6D">
                    <w:pPr>
                      <w:spacing w:after="0"/>
                      <w:rPr>
                        <w:rFonts w:ascii="Calibri" w:eastAsia="Calibri" w:hAnsi="Calibri" w:cs="Calibri"/>
                        <w:noProof/>
                        <w:color w:val="000000"/>
                        <w:sz w:val="16"/>
                        <w:szCs w:val="16"/>
                      </w:rPr>
                    </w:pPr>
                    <w:r w:rsidRPr="002D6E6D">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8F78" w14:textId="389F2C95" w:rsidR="00283533" w:rsidRDefault="002D6E6D" w:rsidP="00283533">
    <w:pPr>
      <w:pStyle w:val="Sidhuvud"/>
    </w:pPr>
    <w:r>
      <w:rPr>
        <w:noProof/>
      </w:rPr>
      <mc:AlternateContent>
        <mc:Choice Requires="wps">
          <w:drawing>
            <wp:anchor distT="0" distB="0" distL="0" distR="0" simplePos="0" relativeHeight="251669504" behindDoc="0" locked="0" layoutInCell="1" allowOverlap="1" wp14:anchorId="4D7E27F2" wp14:editId="181B07CF">
              <wp:simplePos x="1695450" y="400050"/>
              <wp:positionH relativeFrom="page">
                <wp:align>right</wp:align>
              </wp:positionH>
              <wp:positionV relativeFrom="page">
                <wp:align>top</wp:align>
              </wp:positionV>
              <wp:extent cx="1722755" cy="355600"/>
              <wp:effectExtent l="0" t="0" r="0" b="6350"/>
              <wp:wrapNone/>
              <wp:docPr id="577647807" name="Textruta 3"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55600"/>
                      </a:xfrm>
                      <a:prstGeom prst="rect">
                        <a:avLst/>
                      </a:prstGeom>
                      <a:noFill/>
                      <a:ln>
                        <a:noFill/>
                      </a:ln>
                    </wps:spPr>
                    <wps:txbx>
                      <w:txbxContent>
                        <w:p w14:paraId="48C9581E" w14:textId="6F4662F1" w:rsidR="002D6E6D" w:rsidRPr="002D6E6D" w:rsidRDefault="002D6E6D" w:rsidP="002D6E6D">
                          <w:pPr>
                            <w:spacing w:after="0"/>
                            <w:rPr>
                              <w:rFonts w:ascii="Calibri" w:eastAsia="Calibri" w:hAnsi="Calibri" w:cs="Calibri"/>
                              <w:noProof/>
                              <w:color w:val="000000"/>
                              <w:sz w:val="16"/>
                              <w:szCs w:val="16"/>
                            </w:rPr>
                          </w:pPr>
                          <w:r w:rsidRPr="002D6E6D">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D7E27F2" id="_x0000_t202" coordsize="21600,21600" o:spt="202" path="m,l,21600r21600,l21600,xe">
              <v:stroke joinstyle="miter"/>
              <v:path gradientshapeok="t" o:connecttype="rect"/>
            </v:shapetype>
            <v:shape id="Textruta 3" o:spid="_x0000_s1027" type="#_x0000_t202" alt="Informationsklass: Konfidentiell Låg" style="position:absolute;margin-left:84.45pt;margin-top:0;width:135.65pt;height:28pt;z-index:25166950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" filled="f" stroked="f">
              <v:fill o:detectmouseclick="t"/>
              <v:textbox style="mso-fit-shape-to-text:t" inset="0,15pt,20pt,0">
                <w:txbxContent>
                  <w:p w14:paraId="48C9581E" w14:textId="6F4662F1" w:rsidR="002D6E6D" w:rsidRPr="002D6E6D" w:rsidRDefault="002D6E6D" w:rsidP="002D6E6D">
                    <w:pPr>
                      <w:spacing w:after="0"/>
                      <w:rPr>
                        <w:rFonts w:ascii="Calibri" w:eastAsia="Calibri" w:hAnsi="Calibri" w:cs="Calibri"/>
                        <w:noProof/>
                        <w:color w:val="000000"/>
                        <w:sz w:val="16"/>
                        <w:szCs w:val="16"/>
                      </w:rPr>
                    </w:pPr>
                    <w:r w:rsidRPr="002D6E6D">
                      <w:rPr>
                        <w:rFonts w:ascii="Calibri" w:eastAsia="Calibri" w:hAnsi="Calibri" w:cs="Calibri"/>
                        <w:noProof/>
                        <w:color w:val="000000"/>
                        <w:sz w:val="16"/>
                        <w:szCs w:val="16"/>
                      </w:rPr>
                      <w:t>Informationsklass: Konfidentiell Låg</w:t>
                    </w:r>
                  </w:p>
                </w:txbxContent>
              </v:textbox>
              <w10:wrap anchorx="page" anchory="page"/>
            </v:shape>
          </w:pict>
        </mc:Fallback>
      </mc:AlternateContent>
    </w:r>
  </w:p>
  <w:p w14:paraId="2F53A79E" w14:textId="131CE36B" w:rsidR="00283533" w:rsidRDefault="00283533" w:rsidP="001273EB">
    <w:pPr>
      <w:pStyle w:val="Datum"/>
    </w:pPr>
    <w:r>
      <w:rPr>
        <w:noProof/>
        <w:lang w:val="en-US"/>
      </w:rPr>
      <w:drawing>
        <wp:anchor distT="0" distB="0" distL="114300" distR="114300" simplePos="0" relativeHeight="251666432" behindDoc="0" locked="1" layoutInCell="1" allowOverlap="0" wp14:anchorId="3BFBC4E7" wp14:editId="44BDB7BF">
          <wp:simplePos x="0" y="0"/>
          <wp:positionH relativeFrom="page">
            <wp:posOffset>720090</wp:posOffset>
          </wp:positionH>
          <wp:positionV relativeFrom="page">
            <wp:posOffset>467995</wp:posOffset>
          </wp:positionV>
          <wp:extent cx="2160000" cy="439200"/>
          <wp:effectExtent l="0" t="0" r="0" b="0"/>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levio_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0000" cy="439200"/>
                  </a:xfrm>
                  <a:prstGeom prst="rect">
                    <a:avLst/>
                  </a:prstGeom>
                </pic:spPr>
              </pic:pic>
            </a:graphicData>
          </a:graphic>
          <wp14:sizeRelH relativeFrom="margin">
            <wp14:pctWidth>0</wp14:pctWidth>
          </wp14:sizeRelH>
          <wp14:sizeRelV relativeFrom="margin">
            <wp14:pctHeight>0</wp14:pctHeight>
          </wp14:sizeRelV>
        </wp:anchor>
      </w:drawing>
    </w:r>
    <w:r>
      <w:br/>
    </w:r>
    <w:r>
      <w:tab/>
    </w:r>
    <w:r>
      <w:fldChar w:fldCharType="begin"/>
    </w:r>
    <w:r>
      <w:instrText>PAGE   \* MERGEFORMAT</w:instrText>
    </w:r>
    <w:r>
      <w:fldChar w:fldCharType="separate"/>
    </w:r>
    <w:r w:rsidR="00BC3AD9">
      <w:rPr>
        <w:noProof/>
      </w:rPr>
      <w:t>3</w:t>
    </w:r>
    <w:r>
      <w:fldChar w:fldCharType="end"/>
    </w:r>
    <w:r>
      <w:t xml:space="preserve"> (</w:t>
    </w:r>
    <w:r w:rsidR="00BC3AD9">
      <w:rPr>
        <w:noProof/>
      </w:rPr>
      <w:fldChar w:fldCharType="begin"/>
    </w:r>
    <w:r w:rsidR="00BC3AD9">
      <w:rPr>
        <w:noProof/>
      </w:rPr>
      <w:instrText xml:space="preserve"> NUMPAGES  \* Arabic  \* MERGEFORMAT </w:instrText>
    </w:r>
    <w:r w:rsidR="00BC3AD9">
      <w:rPr>
        <w:noProof/>
      </w:rPr>
      <w:fldChar w:fldCharType="separate"/>
    </w:r>
    <w:r w:rsidR="00BC3AD9">
      <w:rPr>
        <w:noProof/>
      </w:rPr>
      <w:t>3</w:t>
    </w:r>
    <w:r w:rsidR="00BC3AD9">
      <w:rPr>
        <w:noProof/>
      </w:rPr>
      <w:fldChar w:fldCharType="end"/>
    </w:r>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8E74D" w14:textId="10DE20B5" w:rsidR="00344EAF" w:rsidRDefault="002D6E6D" w:rsidP="006334F7">
    <w:pPr>
      <w:pStyle w:val="Sidhuvud"/>
    </w:pPr>
    <w:r>
      <w:rPr>
        <w:noProof/>
        <w:lang w:val="en-US"/>
      </w:rPr>
      <mc:AlternateContent>
        <mc:Choice Requires="wps">
          <w:drawing>
            <wp:anchor distT="0" distB="0" distL="0" distR="0" simplePos="0" relativeHeight="251667456" behindDoc="0" locked="0" layoutInCell="1" allowOverlap="1" wp14:anchorId="34998D28" wp14:editId="3A2734BF">
              <wp:simplePos x="1695450" y="400050"/>
              <wp:positionH relativeFrom="page">
                <wp:align>right</wp:align>
              </wp:positionH>
              <wp:positionV relativeFrom="page">
                <wp:align>top</wp:align>
              </wp:positionV>
              <wp:extent cx="1722755" cy="355600"/>
              <wp:effectExtent l="0" t="0" r="0" b="6350"/>
              <wp:wrapNone/>
              <wp:docPr id="168365388" name="Textruta 1"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55600"/>
                      </a:xfrm>
                      <a:prstGeom prst="rect">
                        <a:avLst/>
                      </a:prstGeom>
                      <a:noFill/>
                      <a:ln>
                        <a:noFill/>
                      </a:ln>
                    </wps:spPr>
                    <wps:txbx>
                      <w:txbxContent>
                        <w:p w14:paraId="71F7F9E9" w14:textId="513B4B8A" w:rsidR="002D6E6D" w:rsidRPr="002D6E6D" w:rsidRDefault="002D6E6D" w:rsidP="002D6E6D">
                          <w:pPr>
                            <w:spacing w:after="0"/>
                            <w:rPr>
                              <w:rFonts w:ascii="Calibri" w:eastAsia="Calibri" w:hAnsi="Calibri" w:cs="Calibri"/>
                              <w:noProof/>
                              <w:color w:val="000000"/>
                              <w:sz w:val="16"/>
                              <w:szCs w:val="16"/>
                            </w:rPr>
                          </w:pPr>
                          <w:r w:rsidRPr="002D6E6D">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4998D28" id="_x0000_t202" coordsize="21600,21600" o:spt="202" path="m,l,21600r21600,l21600,xe">
              <v:stroke joinstyle="miter"/>
              <v:path gradientshapeok="t" o:connecttype="rect"/>
            </v:shapetype>
            <v:shape id="Textruta 1" o:spid="_x0000_s1028" type="#_x0000_t202" alt="Informationsklass: Konfidentiell Låg" style="position:absolute;margin-left:84.45pt;margin-top:0;width:135.65pt;height:28pt;z-index:25166745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" filled="f" stroked="f">
              <v:fill o:detectmouseclick="t"/>
              <v:textbox style="mso-fit-shape-to-text:t" inset="0,15pt,20pt,0">
                <w:txbxContent>
                  <w:p w14:paraId="71F7F9E9" w14:textId="513B4B8A" w:rsidR="002D6E6D" w:rsidRPr="002D6E6D" w:rsidRDefault="002D6E6D" w:rsidP="002D6E6D">
                    <w:pPr>
                      <w:spacing w:after="0"/>
                      <w:rPr>
                        <w:rFonts w:ascii="Calibri" w:eastAsia="Calibri" w:hAnsi="Calibri" w:cs="Calibri"/>
                        <w:noProof/>
                        <w:color w:val="000000"/>
                        <w:sz w:val="16"/>
                        <w:szCs w:val="16"/>
                      </w:rPr>
                    </w:pPr>
                    <w:r w:rsidRPr="002D6E6D">
                      <w:rPr>
                        <w:rFonts w:ascii="Calibri" w:eastAsia="Calibri" w:hAnsi="Calibri" w:cs="Calibri"/>
                        <w:noProof/>
                        <w:color w:val="000000"/>
                        <w:sz w:val="16"/>
                        <w:szCs w:val="16"/>
                      </w:rPr>
                      <w:t>Informationsklass: Konfidentiell Låg</w:t>
                    </w:r>
                  </w:p>
                </w:txbxContent>
              </v:textbox>
              <w10:wrap anchorx="page" anchory="page"/>
            </v:shape>
          </w:pict>
        </mc:Fallback>
      </mc:AlternateContent>
    </w:r>
    <w:r w:rsidR="00E0379F">
      <w:rPr>
        <w:noProof/>
        <w:lang w:val="en-US"/>
      </w:rPr>
      <w:drawing>
        <wp:anchor distT="0" distB="0" distL="114300" distR="114300" simplePos="0" relativeHeight="251664384" behindDoc="0" locked="1" layoutInCell="1" allowOverlap="0" wp14:anchorId="3D3EEE75" wp14:editId="324ED0B4">
          <wp:simplePos x="0" y="0"/>
          <wp:positionH relativeFrom="page">
            <wp:posOffset>720090</wp:posOffset>
          </wp:positionH>
          <wp:positionV relativeFrom="page">
            <wp:posOffset>467995</wp:posOffset>
          </wp:positionV>
          <wp:extent cx="2160000" cy="439200"/>
          <wp:effectExtent l="0" t="0" r="0" b="0"/>
          <wp:wrapNone/>
          <wp:docPr id="29" name="Bildobjek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levio_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0000" cy="439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7C68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742F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04414BE"/>
    <w:lvl w:ilvl="0">
      <w:start w:val="1"/>
      <w:numFmt w:val="lowerRoman"/>
      <w:lvlText w:val="%1."/>
      <w:lvlJc w:val="right"/>
      <w:pPr>
        <w:ind w:left="926" w:hanging="360"/>
      </w:pPr>
    </w:lvl>
  </w:abstractNum>
  <w:abstractNum w:abstractNumId="3" w15:restartNumberingAfterBreak="0">
    <w:nsid w:val="FFFFFF7F"/>
    <w:multiLevelType w:val="singleLevel"/>
    <w:tmpl w:val="353CAA1C"/>
    <w:lvl w:ilvl="0">
      <w:start w:val="1"/>
      <w:numFmt w:val="lowerLetter"/>
      <w:lvlText w:val="%1."/>
      <w:lvlJc w:val="left"/>
      <w:pPr>
        <w:ind w:left="643" w:hanging="360"/>
      </w:pPr>
    </w:lvl>
  </w:abstractNum>
  <w:abstractNum w:abstractNumId="4" w15:restartNumberingAfterBreak="0">
    <w:nsid w:val="FFFFFF80"/>
    <w:multiLevelType w:val="singleLevel"/>
    <w:tmpl w:val="E56621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082F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D661D52"/>
    <w:lvl w:ilvl="0">
      <w:start w:val="1"/>
      <w:numFmt w:val="bullet"/>
      <w:lvlText w:val="o"/>
      <w:lvlJc w:val="left"/>
      <w:pPr>
        <w:ind w:left="926" w:hanging="360"/>
      </w:pPr>
      <w:rPr>
        <w:rFonts w:ascii="Courier New" w:hAnsi="Courier New" w:cs="Courier New" w:hint="default"/>
      </w:rPr>
    </w:lvl>
  </w:abstractNum>
  <w:abstractNum w:abstractNumId="7" w15:restartNumberingAfterBreak="0">
    <w:nsid w:val="FFFFFF83"/>
    <w:multiLevelType w:val="singleLevel"/>
    <w:tmpl w:val="C758FEC6"/>
    <w:lvl w:ilvl="0">
      <w:start w:val="1"/>
      <w:numFmt w:val="bullet"/>
      <w:lvlText w:val=""/>
      <w:lvlJc w:val="left"/>
      <w:pPr>
        <w:ind w:left="643" w:hanging="360"/>
      </w:pPr>
      <w:rPr>
        <w:rFonts w:ascii="Symbol" w:hAnsi="Symbol" w:hint="default"/>
      </w:rPr>
    </w:lvl>
  </w:abstractNum>
  <w:abstractNum w:abstractNumId="8" w15:restartNumberingAfterBreak="0">
    <w:nsid w:val="FFFFFF89"/>
    <w:multiLevelType w:val="singleLevel"/>
    <w:tmpl w:val="4E5A62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1C28E4"/>
    <w:multiLevelType w:val="hybridMultilevel"/>
    <w:tmpl w:val="E87EC69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7025C8D"/>
    <w:multiLevelType w:val="hybridMultilevel"/>
    <w:tmpl w:val="CB3661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59520E"/>
    <w:multiLevelType w:val="hybridMultilevel"/>
    <w:tmpl w:val="2E246B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1D697A24"/>
    <w:multiLevelType w:val="multilevel"/>
    <w:tmpl w:val="3C502830"/>
    <w:lvl w:ilvl="0">
      <w:start w:val="1"/>
      <w:numFmt w:val="decimal"/>
      <w:lvlText w:val="%1."/>
      <w:lvlJc w:val="left"/>
      <w:pPr>
        <w:ind w:left="530" w:hanging="360"/>
      </w:pPr>
      <w:rPr>
        <w:b/>
      </w:rPr>
    </w:lvl>
    <w:lvl w:ilvl="1">
      <w:start w:val="1"/>
      <w:numFmt w:val="decimal"/>
      <w:lvlText w:val="%1.%2."/>
      <w:lvlJc w:val="left"/>
      <w:pPr>
        <w:ind w:left="962" w:hanging="432"/>
      </w:pPr>
    </w:lvl>
    <w:lvl w:ilvl="2">
      <w:start w:val="1"/>
      <w:numFmt w:val="decimal"/>
      <w:lvlText w:val="%1.%2.%3."/>
      <w:lvlJc w:val="left"/>
      <w:pPr>
        <w:ind w:left="1394" w:hanging="504"/>
      </w:pPr>
    </w:lvl>
    <w:lvl w:ilvl="3">
      <w:start w:val="1"/>
      <w:numFmt w:val="decimal"/>
      <w:lvlText w:val="%1.%2.%3.%4."/>
      <w:lvlJc w:val="left"/>
      <w:pPr>
        <w:ind w:left="1898" w:hanging="648"/>
      </w:pPr>
    </w:lvl>
    <w:lvl w:ilvl="4">
      <w:start w:val="1"/>
      <w:numFmt w:val="decimal"/>
      <w:lvlText w:val="%1.%2.%3.%4.%5."/>
      <w:lvlJc w:val="left"/>
      <w:pPr>
        <w:ind w:left="2402" w:hanging="792"/>
      </w:pPr>
    </w:lvl>
    <w:lvl w:ilvl="5">
      <w:start w:val="1"/>
      <w:numFmt w:val="decimal"/>
      <w:lvlText w:val="%1.%2.%3.%4.%5.%6."/>
      <w:lvlJc w:val="left"/>
      <w:pPr>
        <w:ind w:left="2906" w:hanging="936"/>
      </w:pPr>
    </w:lvl>
    <w:lvl w:ilvl="6">
      <w:start w:val="1"/>
      <w:numFmt w:val="decimal"/>
      <w:lvlText w:val="%1.%2.%3.%4.%5.%6.%7."/>
      <w:lvlJc w:val="left"/>
      <w:pPr>
        <w:ind w:left="3410" w:hanging="1080"/>
      </w:pPr>
    </w:lvl>
    <w:lvl w:ilvl="7">
      <w:start w:val="1"/>
      <w:numFmt w:val="decimal"/>
      <w:lvlText w:val="%1.%2.%3.%4.%5.%6.%7.%8."/>
      <w:lvlJc w:val="left"/>
      <w:pPr>
        <w:ind w:left="3914" w:hanging="1224"/>
      </w:pPr>
    </w:lvl>
    <w:lvl w:ilvl="8">
      <w:start w:val="1"/>
      <w:numFmt w:val="decimal"/>
      <w:lvlText w:val="%1.%2.%3.%4.%5.%6.%7.%8.%9."/>
      <w:lvlJc w:val="left"/>
      <w:pPr>
        <w:ind w:left="4490" w:hanging="1440"/>
      </w:pPr>
    </w:lvl>
  </w:abstractNum>
  <w:abstractNum w:abstractNumId="13" w15:restartNumberingAfterBreak="0">
    <w:nsid w:val="2E86767C"/>
    <w:multiLevelType w:val="hybridMultilevel"/>
    <w:tmpl w:val="A0905AE4"/>
    <w:lvl w:ilvl="0" w:tplc="041D0001">
      <w:start w:val="1"/>
      <w:numFmt w:val="bullet"/>
      <w:lvlText w:val=""/>
      <w:lvlJc w:val="left"/>
      <w:pPr>
        <w:ind w:left="1250" w:hanging="360"/>
      </w:pPr>
      <w:rPr>
        <w:rFonts w:ascii="Symbol" w:hAnsi="Symbol" w:hint="default"/>
      </w:rPr>
    </w:lvl>
    <w:lvl w:ilvl="1" w:tplc="041D0003" w:tentative="1">
      <w:start w:val="1"/>
      <w:numFmt w:val="bullet"/>
      <w:lvlText w:val="o"/>
      <w:lvlJc w:val="left"/>
      <w:pPr>
        <w:ind w:left="1970" w:hanging="360"/>
      </w:pPr>
      <w:rPr>
        <w:rFonts w:ascii="Courier New" w:hAnsi="Courier New" w:cs="Courier New" w:hint="default"/>
      </w:rPr>
    </w:lvl>
    <w:lvl w:ilvl="2" w:tplc="041D0005" w:tentative="1">
      <w:start w:val="1"/>
      <w:numFmt w:val="bullet"/>
      <w:lvlText w:val=""/>
      <w:lvlJc w:val="left"/>
      <w:pPr>
        <w:ind w:left="2690" w:hanging="360"/>
      </w:pPr>
      <w:rPr>
        <w:rFonts w:ascii="Wingdings" w:hAnsi="Wingdings" w:hint="default"/>
      </w:rPr>
    </w:lvl>
    <w:lvl w:ilvl="3" w:tplc="041D0001" w:tentative="1">
      <w:start w:val="1"/>
      <w:numFmt w:val="bullet"/>
      <w:lvlText w:val=""/>
      <w:lvlJc w:val="left"/>
      <w:pPr>
        <w:ind w:left="3410" w:hanging="360"/>
      </w:pPr>
      <w:rPr>
        <w:rFonts w:ascii="Symbol" w:hAnsi="Symbol" w:hint="default"/>
      </w:rPr>
    </w:lvl>
    <w:lvl w:ilvl="4" w:tplc="041D0003" w:tentative="1">
      <w:start w:val="1"/>
      <w:numFmt w:val="bullet"/>
      <w:lvlText w:val="o"/>
      <w:lvlJc w:val="left"/>
      <w:pPr>
        <w:ind w:left="4130" w:hanging="360"/>
      </w:pPr>
      <w:rPr>
        <w:rFonts w:ascii="Courier New" w:hAnsi="Courier New" w:cs="Courier New" w:hint="default"/>
      </w:rPr>
    </w:lvl>
    <w:lvl w:ilvl="5" w:tplc="041D0005" w:tentative="1">
      <w:start w:val="1"/>
      <w:numFmt w:val="bullet"/>
      <w:lvlText w:val=""/>
      <w:lvlJc w:val="left"/>
      <w:pPr>
        <w:ind w:left="4850" w:hanging="360"/>
      </w:pPr>
      <w:rPr>
        <w:rFonts w:ascii="Wingdings" w:hAnsi="Wingdings" w:hint="default"/>
      </w:rPr>
    </w:lvl>
    <w:lvl w:ilvl="6" w:tplc="041D0001" w:tentative="1">
      <w:start w:val="1"/>
      <w:numFmt w:val="bullet"/>
      <w:lvlText w:val=""/>
      <w:lvlJc w:val="left"/>
      <w:pPr>
        <w:ind w:left="5570" w:hanging="360"/>
      </w:pPr>
      <w:rPr>
        <w:rFonts w:ascii="Symbol" w:hAnsi="Symbol" w:hint="default"/>
      </w:rPr>
    </w:lvl>
    <w:lvl w:ilvl="7" w:tplc="041D0003" w:tentative="1">
      <w:start w:val="1"/>
      <w:numFmt w:val="bullet"/>
      <w:lvlText w:val="o"/>
      <w:lvlJc w:val="left"/>
      <w:pPr>
        <w:ind w:left="6290" w:hanging="360"/>
      </w:pPr>
      <w:rPr>
        <w:rFonts w:ascii="Courier New" w:hAnsi="Courier New" w:cs="Courier New" w:hint="default"/>
      </w:rPr>
    </w:lvl>
    <w:lvl w:ilvl="8" w:tplc="041D0005" w:tentative="1">
      <w:start w:val="1"/>
      <w:numFmt w:val="bullet"/>
      <w:lvlText w:val=""/>
      <w:lvlJc w:val="left"/>
      <w:pPr>
        <w:ind w:left="7010" w:hanging="360"/>
      </w:pPr>
      <w:rPr>
        <w:rFonts w:ascii="Wingdings" w:hAnsi="Wingdings" w:hint="default"/>
      </w:rPr>
    </w:lvl>
  </w:abstractNum>
  <w:abstractNum w:abstractNumId="14" w15:restartNumberingAfterBreak="0">
    <w:nsid w:val="332424D8"/>
    <w:multiLevelType w:val="hybridMultilevel"/>
    <w:tmpl w:val="4148CC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463764D"/>
    <w:multiLevelType w:val="multilevel"/>
    <w:tmpl w:val="6F8CB350"/>
    <w:lvl w:ilvl="0">
      <w:start w:val="1"/>
      <w:numFmt w:val="decimal"/>
      <w:pStyle w:val="Numreradlista"/>
      <w:lvlText w:val="%1."/>
      <w:lvlJc w:val="left"/>
      <w:pPr>
        <w:ind w:left="4253" w:hanging="284"/>
      </w:pPr>
      <w:rPr>
        <w:rFonts w:hint="default"/>
      </w:rPr>
    </w:lvl>
    <w:lvl w:ilvl="1">
      <w:start w:val="1"/>
      <w:numFmt w:val="lowerLetter"/>
      <w:lvlText w:val="%2."/>
      <w:lvlJc w:val="left"/>
      <w:pPr>
        <w:ind w:left="567" w:hanging="283"/>
      </w:pPr>
      <w:rPr>
        <w:rFonts w:hint="default"/>
      </w:rPr>
    </w:lvl>
    <w:lvl w:ilvl="2">
      <w:start w:val="1"/>
      <w:numFmt w:val="lowerRoman"/>
      <w:lvlText w:val="%3."/>
      <w:lvlJc w:val="left"/>
      <w:pPr>
        <w:ind w:left="851"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7DC2D00"/>
    <w:multiLevelType w:val="hybridMultilevel"/>
    <w:tmpl w:val="B9441B12"/>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39B17BB1"/>
    <w:multiLevelType w:val="hybridMultilevel"/>
    <w:tmpl w:val="FC969C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D6F0F30"/>
    <w:multiLevelType w:val="multilevel"/>
    <w:tmpl w:val="08ACF384"/>
    <w:lvl w:ilvl="0">
      <w:start w:val="1"/>
      <w:numFmt w:val="decimal"/>
      <w:pStyle w:val="Rubrik1"/>
      <w:lvlText w:val="%1."/>
      <w:lvlJc w:val="left"/>
      <w:pPr>
        <w:ind w:left="360" w:hanging="360"/>
      </w:pPr>
    </w:lvl>
    <w:lvl w:ilvl="1">
      <w:start w:val="1"/>
      <w:numFmt w:val="decimal"/>
      <w:pStyle w:val="Rubrik2"/>
      <w:lvlText w:val="%1.%2."/>
      <w:lvlJc w:val="left"/>
      <w:pPr>
        <w:ind w:left="792" w:hanging="432"/>
      </w:pPr>
    </w:lvl>
    <w:lvl w:ilvl="2">
      <w:start w:val="1"/>
      <w:numFmt w:val="decimal"/>
      <w:pStyle w:val="Rubrik3"/>
      <w:lvlText w:val="%1.%2.%3."/>
      <w:lvlJc w:val="left"/>
      <w:pPr>
        <w:ind w:left="1224" w:hanging="504"/>
      </w:pPr>
    </w:lvl>
    <w:lvl w:ilvl="3">
      <w:start w:val="1"/>
      <w:numFmt w:val="decimal"/>
      <w:pStyle w:val="Rubrik4"/>
      <w:lvlText w:val="%1.%2.%3.%4."/>
      <w:lvlJc w:val="left"/>
      <w:pPr>
        <w:ind w:left="1728" w:hanging="648"/>
      </w:pPr>
    </w:lvl>
    <w:lvl w:ilvl="4">
      <w:start w:val="1"/>
      <w:numFmt w:val="decimal"/>
      <w:pStyle w:val="Rubri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A75591"/>
    <w:multiLevelType w:val="multilevel"/>
    <w:tmpl w:val="3C502830"/>
    <w:lvl w:ilvl="0">
      <w:start w:val="1"/>
      <w:numFmt w:val="decimal"/>
      <w:lvlText w:val="%1."/>
      <w:lvlJc w:val="left"/>
      <w:pPr>
        <w:ind w:left="530" w:hanging="360"/>
      </w:pPr>
      <w:rPr>
        <w:b/>
      </w:rPr>
    </w:lvl>
    <w:lvl w:ilvl="1">
      <w:start w:val="1"/>
      <w:numFmt w:val="decimal"/>
      <w:lvlText w:val="%1.%2."/>
      <w:lvlJc w:val="left"/>
      <w:pPr>
        <w:ind w:left="962" w:hanging="432"/>
      </w:pPr>
    </w:lvl>
    <w:lvl w:ilvl="2">
      <w:start w:val="1"/>
      <w:numFmt w:val="decimal"/>
      <w:lvlText w:val="%1.%2.%3."/>
      <w:lvlJc w:val="left"/>
      <w:pPr>
        <w:ind w:left="1394" w:hanging="504"/>
      </w:pPr>
    </w:lvl>
    <w:lvl w:ilvl="3">
      <w:start w:val="1"/>
      <w:numFmt w:val="decimal"/>
      <w:lvlText w:val="%1.%2.%3.%4."/>
      <w:lvlJc w:val="left"/>
      <w:pPr>
        <w:ind w:left="1898" w:hanging="648"/>
      </w:pPr>
    </w:lvl>
    <w:lvl w:ilvl="4">
      <w:start w:val="1"/>
      <w:numFmt w:val="decimal"/>
      <w:lvlText w:val="%1.%2.%3.%4.%5."/>
      <w:lvlJc w:val="left"/>
      <w:pPr>
        <w:ind w:left="2402" w:hanging="792"/>
      </w:pPr>
    </w:lvl>
    <w:lvl w:ilvl="5">
      <w:start w:val="1"/>
      <w:numFmt w:val="decimal"/>
      <w:lvlText w:val="%1.%2.%3.%4.%5.%6."/>
      <w:lvlJc w:val="left"/>
      <w:pPr>
        <w:ind w:left="2906" w:hanging="936"/>
      </w:pPr>
    </w:lvl>
    <w:lvl w:ilvl="6">
      <w:start w:val="1"/>
      <w:numFmt w:val="decimal"/>
      <w:lvlText w:val="%1.%2.%3.%4.%5.%6.%7."/>
      <w:lvlJc w:val="left"/>
      <w:pPr>
        <w:ind w:left="3410" w:hanging="1080"/>
      </w:pPr>
    </w:lvl>
    <w:lvl w:ilvl="7">
      <w:start w:val="1"/>
      <w:numFmt w:val="decimal"/>
      <w:lvlText w:val="%1.%2.%3.%4.%5.%6.%7.%8."/>
      <w:lvlJc w:val="left"/>
      <w:pPr>
        <w:ind w:left="3914" w:hanging="1224"/>
      </w:pPr>
    </w:lvl>
    <w:lvl w:ilvl="8">
      <w:start w:val="1"/>
      <w:numFmt w:val="decimal"/>
      <w:lvlText w:val="%1.%2.%3.%4.%5.%6.%7.%8.%9."/>
      <w:lvlJc w:val="left"/>
      <w:pPr>
        <w:ind w:left="4490" w:hanging="1440"/>
      </w:pPr>
    </w:lvl>
  </w:abstractNum>
  <w:abstractNum w:abstractNumId="20" w15:restartNumberingAfterBreak="0">
    <w:nsid w:val="43B4224E"/>
    <w:multiLevelType w:val="hybridMultilevel"/>
    <w:tmpl w:val="65943D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4907829"/>
    <w:multiLevelType w:val="multilevel"/>
    <w:tmpl w:val="0C1045EC"/>
    <w:lvl w:ilvl="0">
      <w:start w:val="1"/>
      <w:numFmt w:val="decimal"/>
      <w:lvlText w:val="%1 "/>
      <w:lvlJc w:val="left"/>
      <w:pPr>
        <w:tabs>
          <w:tab w:val="num" w:pos="1304"/>
        </w:tabs>
        <w:ind w:left="1304" w:hanging="1304"/>
      </w:pPr>
    </w:lvl>
    <w:lvl w:ilvl="1">
      <w:start w:val="1"/>
      <w:numFmt w:val="decimal"/>
      <w:lvlText w:val="%1.%2 "/>
      <w:lvlJc w:val="left"/>
      <w:pPr>
        <w:tabs>
          <w:tab w:val="num" w:pos="1304"/>
        </w:tabs>
        <w:ind w:left="1304" w:hanging="1304"/>
      </w:pPr>
    </w:lvl>
    <w:lvl w:ilvl="2">
      <w:start w:val="1"/>
      <w:numFmt w:val="decimal"/>
      <w:lvlText w:val="%1.%2.%3 "/>
      <w:lvlJc w:val="left"/>
      <w:pPr>
        <w:tabs>
          <w:tab w:val="num" w:pos="1304"/>
        </w:tabs>
        <w:ind w:left="1304" w:hanging="1304"/>
      </w:pPr>
    </w:lvl>
    <w:lvl w:ilvl="3">
      <w:start w:val="1"/>
      <w:numFmt w:val="decimal"/>
      <w:lvlText w:val="%1.%2.%3.%4 "/>
      <w:lvlJc w:val="left"/>
      <w:pPr>
        <w:tabs>
          <w:tab w:val="num" w:pos="1304"/>
        </w:tabs>
        <w:ind w:left="1304" w:hanging="1304"/>
      </w:pPr>
    </w:lvl>
    <w:lvl w:ilvl="4">
      <w:start w:val="1"/>
      <w:numFmt w:val="decimal"/>
      <w:lvlText w:val="%1.%2.%3.%4.%5 "/>
      <w:lvlJc w:val="left"/>
      <w:pPr>
        <w:tabs>
          <w:tab w:val="num" w:pos="1304"/>
        </w:tabs>
        <w:ind w:left="1304" w:hanging="1304"/>
      </w:pPr>
    </w:lvl>
    <w:lvl w:ilvl="5">
      <w:start w:val="1"/>
      <w:numFmt w:val="decimal"/>
      <w:lvlText w:val="%1.%2.%3.%4.%5.%6 "/>
      <w:lvlJc w:val="left"/>
      <w:pPr>
        <w:tabs>
          <w:tab w:val="num" w:pos="1304"/>
        </w:tabs>
        <w:ind w:left="1304" w:hanging="1304"/>
      </w:pPr>
    </w:lvl>
    <w:lvl w:ilvl="6">
      <w:start w:val="1"/>
      <w:numFmt w:val="decimal"/>
      <w:lvlText w:val="%1.%2.%3.%4.%5.%6.%7 "/>
      <w:lvlJc w:val="left"/>
      <w:pPr>
        <w:tabs>
          <w:tab w:val="num" w:pos="1304"/>
        </w:tabs>
        <w:ind w:left="1304" w:hanging="1304"/>
      </w:pPr>
    </w:lvl>
    <w:lvl w:ilvl="7">
      <w:start w:val="1"/>
      <w:numFmt w:val="decimal"/>
      <w:lvlText w:val="%1.%2.%3.%4.%5.%6.%7.%8 "/>
      <w:lvlJc w:val="left"/>
      <w:pPr>
        <w:tabs>
          <w:tab w:val="num" w:pos="1304"/>
        </w:tabs>
        <w:ind w:left="1304" w:hanging="1304"/>
      </w:pPr>
    </w:lvl>
    <w:lvl w:ilvl="8">
      <w:start w:val="1"/>
      <w:numFmt w:val="decimal"/>
      <w:lvlText w:val="%1.%2.%3.%4.%5.%6.%7.%8.%9 "/>
      <w:lvlJc w:val="left"/>
      <w:pPr>
        <w:tabs>
          <w:tab w:val="num" w:pos="1304"/>
        </w:tabs>
        <w:ind w:left="1304" w:hanging="1304"/>
      </w:pPr>
    </w:lvl>
  </w:abstractNum>
  <w:abstractNum w:abstractNumId="22" w15:restartNumberingAfterBreak="0">
    <w:nsid w:val="47973412"/>
    <w:multiLevelType w:val="hybridMultilevel"/>
    <w:tmpl w:val="C3D0971C"/>
    <w:lvl w:ilvl="0" w:tplc="041D0017">
      <w:start w:val="1"/>
      <w:numFmt w:val="lowerLetter"/>
      <w:lvlText w:val="%1)"/>
      <w:lvlJc w:val="left"/>
      <w:pPr>
        <w:ind w:left="1250" w:hanging="360"/>
      </w:pPr>
    </w:lvl>
    <w:lvl w:ilvl="1" w:tplc="041D0019" w:tentative="1">
      <w:start w:val="1"/>
      <w:numFmt w:val="lowerLetter"/>
      <w:lvlText w:val="%2."/>
      <w:lvlJc w:val="left"/>
      <w:pPr>
        <w:ind w:left="1970" w:hanging="360"/>
      </w:pPr>
    </w:lvl>
    <w:lvl w:ilvl="2" w:tplc="041D001B" w:tentative="1">
      <w:start w:val="1"/>
      <w:numFmt w:val="lowerRoman"/>
      <w:lvlText w:val="%3."/>
      <w:lvlJc w:val="right"/>
      <w:pPr>
        <w:ind w:left="2690" w:hanging="180"/>
      </w:pPr>
    </w:lvl>
    <w:lvl w:ilvl="3" w:tplc="041D000F" w:tentative="1">
      <w:start w:val="1"/>
      <w:numFmt w:val="decimal"/>
      <w:lvlText w:val="%4."/>
      <w:lvlJc w:val="left"/>
      <w:pPr>
        <w:ind w:left="3410" w:hanging="360"/>
      </w:pPr>
    </w:lvl>
    <w:lvl w:ilvl="4" w:tplc="041D0019" w:tentative="1">
      <w:start w:val="1"/>
      <w:numFmt w:val="lowerLetter"/>
      <w:lvlText w:val="%5."/>
      <w:lvlJc w:val="left"/>
      <w:pPr>
        <w:ind w:left="4130" w:hanging="360"/>
      </w:pPr>
    </w:lvl>
    <w:lvl w:ilvl="5" w:tplc="041D001B" w:tentative="1">
      <w:start w:val="1"/>
      <w:numFmt w:val="lowerRoman"/>
      <w:lvlText w:val="%6."/>
      <w:lvlJc w:val="right"/>
      <w:pPr>
        <w:ind w:left="4850" w:hanging="180"/>
      </w:pPr>
    </w:lvl>
    <w:lvl w:ilvl="6" w:tplc="041D000F" w:tentative="1">
      <w:start w:val="1"/>
      <w:numFmt w:val="decimal"/>
      <w:lvlText w:val="%7."/>
      <w:lvlJc w:val="left"/>
      <w:pPr>
        <w:ind w:left="5570" w:hanging="360"/>
      </w:pPr>
    </w:lvl>
    <w:lvl w:ilvl="7" w:tplc="041D0019" w:tentative="1">
      <w:start w:val="1"/>
      <w:numFmt w:val="lowerLetter"/>
      <w:lvlText w:val="%8."/>
      <w:lvlJc w:val="left"/>
      <w:pPr>
        <w:ind w:left="6290" w:hanging="360"/>
      </w:pPr>
    </w:lvl>
    <w:lvl w:ilvl="8" w:tplc="041D001B" w:tentative="1">
      <w:start w:val="1"/>
      <w:numFmt w:val="lowerRoman"/>
      <w:lvlText w:val="%9."/>
      <w:lvlJc w:val="right"/>
      <w:pPr>
        <w:ind w:left="7010" w:hanging="180"/>
      </w:pPr>
    </w:lvl>
  </w:abstractNum>
  <w:abstractNum w:abstractNumId="23" w15:restartNumberingAfterBreak="0">
    <w:nsid w:val="4C1F7672"/>
    <w:multiLevelType w:val="hybridMultilevel"/>
    <w:tmpl w:val="7DDAAC04"/>
    <w:lvl w:ilvl="0" w:tplc="041D0001">
      <w:start w:val="1"/>
      <w:numFmt w:val="bullet"/>
      <w:lvlText w:val=""/>
      <w:lvlJc w:val="left"/>
      <w:pPr>
        <w:ind w:left="1250" w:hanging="360"/>
      </w:pPr>
      <w:rPr>
        <w:rFonts w:ascii="Symbol" w:hAnsi="Symbol" w:hint="default"/>
      </w:rPr>
    </w:lvl>
    <w:lvl w:ilvl="1" w:tplc="041D0003" w:tentative="1">
      <w:start w:val="1"/>
      <w:numFmt w:val="bullet"/>
      <w:lvlText w:val="o"/>
      <w:lvlJc w:val="left"/>
      <w:pPr>
        <w:ind w:left="1970" w:hanging="360"/>
      </w:pPr>
      <w:rPr>
        <w:rFonts w:ascii="Courier New" w:hAnsi="Courier New" w:cs="Courier New" w:hint="default"/>
      </w:rPr>
    </w:lvl>
    <w:lvl w:ilvl="2" w:tplc="041D0005" w:tentative="1">
      <w:start w:val="1"/>
      <w:numFmt w:val="bullet"/>
      <w:lvlText w:val=""/>
      <w:lvlJc w:val="left"/>
      <w:pPr>
        <w:ind w:left="2690" w:hanging="360"/>
      </w:pPr>
      <w:rPr>
        <w:rFonts w:ascii="Wingdings" w:hAnsi="Wingdings" w:hint="default"/>
      </w:rPr>
    </w:lvl>
    <w:lvl w:ilvl="3" w:tplc="041D0001" w:tentative="1">
      <w:start w:val="1"/>
      <w:numFmt w:val="bullet"/>
      <w:lvlText w:val=""/>
      <w:lvlJc w:val="left"/>
      <w:pPr>
        <w:ind w:left="3410" w:hanging="360"/>
      </w:pPr>
      <w:rPr>
        <w:rFonts w:ascii="Symbol" w:hAnsi="Symbol" w:hint="default"/>
      </w:rPr>
    </w:lvl>
    <w:lvl w:ilvl="4" w:tplc="041D0003" w:tentative="1">
      <w:start w:val="1"/>
      <w:numFmt w:val="bullet"/>
      <w:lvlText w:val="o"/>
      <w:lvlJc w:val="left"/>
      <w:pPr>
        <w:ind w:left="4130" w:hanging="360"/>
      </w:pPr>
      <w:rPr>
        <w:rFonts w:ascii="Courier New" w:hAnsi="Courier New" w:cs="Courier New" w:hint="default"/>
      </w:rPr>
    </w:lvl>
    <w:lvl w:ilvl="5" w:tplc="041D0005" w:tentative="1">
      <w:start w:val="1"/>
      <w:numFmt w:val="bullet"/>
      <w:lvlText w:val=""/>
      <w:lvlJc w:val="left"/>
      <w:pPr>
        <w:ind w:left="4850" w:hanging="360"/>
      </w:pPr>
      <w:rPr>
        <w:rFonts w:ascii="Wingdings" w:hAnsi="Wingdings" w:hint="default"/>
      </w:rPr>
    </w:lvl>
    <w:lvl w:ilvl="6" w:tplc="041D0001" w:tentative="1">
      <w:start w:val="1"/>
      <w:numFmt w:val="bullet"/>
      <w:lvlText w:val=""/>
      <w:lvlJc w:val="left"/>
      <w:pPr>
        <w:ind w:left="5570" w:hanging="360"/>
      </w:pPr>
      <w:rPr>
        <w:rFonts w:ascii="Symbol" w:hAnsi="Symbol" w:hint="default"/>
      </w:rPr>
    </w:lvl>
    <w:lvl w:ilvl="7" w:tplc="041D0003" w:tentative="1">
      <w:start w:val="1"/>
      <w:numFmt w:val="bullet"/>
      <w:lvlText w:val="o"/>
      <w:lvlJc w:val="left"/>
      <w:pPr>
        <w:ind w:left="6290" w:hanging="360"/>
      </w:pPr>
      <w:rPr>
        <w:rFonts w:ascii="Courier New" w:hAnsi="Courier New" w:cs="Courier New" w:hint="default"/>
      </w:rPr>
    </w:lvl>
    <w:lvl w:ilvl="8" w:tplc="041D0005" w:tentative="1">
      <w:start w:val="1"/>
      <w:numFmt w:val="bullet"/>
      <w:lvlText w:val=""/>
      <w:lvlJc w:val="left"/>
      <w:pPr>
        <w:ind w:left="7010" w:hanging="360"/>
      </w:pPr>
      <w:rPr>
        <w:rFonts w:ascii="Wingdings" w:hAnsi="Wingdings" w:hint="default"/>
      </w:rPr>
    </w:lvl>
  </w:abstractNum>
  <w:abstractNum w:abstractNumId="24" w15:restartNumberingAfterBreak="0">
    <w:nsid w:val="4C912BF5"/>
    <w:multiLevelType w:val="hybridMultilevel"/>
    <w:tmpl w:val="06621E08"/>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5" w15:restartNumberingAfterBreak="0">
    <w:nsid w:val="4E66616F"/>
    <w:multiLevelType w:val="hybridMultilevel"/>
    <w:tmpl w:val="6674D4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0465882"/>
    <w:multiLevelType w:val="hybridMultilevel"/>
    <w:tmpl w:val="7646C9B2"/>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7" w15:restartNumberingAfterBreak="0">
    <w:nsid w:val="5488301E"/>
    <w:multiLevelType w:val="hybridMultilevel"/>
    <w:tmpl w:val="78640F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75636ED"/>
    <w:multiLevelType w:val="multilevel"/>
    <w:tmpl w:val="564C17A2"/>
    <w:lvl w:ilvl="0">
      <w:start w:val="1"/>
      <w:numFmt w:val="bullet"/>
      <w:pStyle w:val="Punktlista"/>
      <w:lvlText w:val="●"/>
      <w:lvlJc w:val="left"/>
      <w:pPr>
        <w:ind w:left="284" w:hanging="284"/>
      </w:pPr>
      <w:rPr>
        <w:rFonts w:ascii="Calibri" w:hAnsi="Calibri" w:hint="default"/>
        <w:color w:val="auto"/>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5BC96E83"/>
    <w:multiLevelType w:val="hybridMultilevel"/>
    <w:tmpl w:val="F97CA9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00D2A12"/>
    <w:multiLevelType w:val="multilevel"/>
    <w:tmpl w:val="8BEC5C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A75702"/>
    <w:multiLevelType w:val="multilevel"/>
    <w:tmpl w:val="3C502830"/>
    <w:lvl w:ilvl="0">
      <w:start w:val="1"/>
      <w:numFmt w:val="decimal"/>
      <w:lvlText w:val="%1."/>
      <w:lvlJc w:val="left"/>
      <w:pPr>
        <w:ind w:left="530" w:hanging="360"/>
      </w:pPr>
      <w:rPr>
        <w:b/>
      </w:rPr>
    </w:lvl>
    <w:lvl w:ilvl="1">
      <w:start w:val="1"/>
      <w:numFmt w:val="decimal"/>
      <w:lvlText w:val="%1.%2."/>
      <w:lvlJc w:val="left"/>
      <w:pPr>
        <w:ind w:left="962" w:hanging="432"/>
      </w:pPr>
    </w:lvl>
    <w:lvl w:ilvl="2">
      <w:start w:val="1"/>
      <w:numFmt w:val="decimal"/>
      <w:lvlText w:val="%1.%2.%3."/>
      <w:lvlJc w:val="left"/>
      <w:pPr>
        <w:ind w:left="1394" w:hanging="504"/>
      </w:pPr>
    </w:lvl>
    <w:lvl w:ilvl="3">
      <w:start w:val="1"/>
      <w:numFmt w:val="decimal"/>
      <w:lvlText w:val="%1.%2.%3.%4."/>
      <w:lvlJc w:val="left"/>
      <w:pPr>
        <w:ind w:left="1898" w:hanging="648"/>
      </w:pPr>
    </w:lvl>
    <w:lvl w:ilvl="4">
      <w:start w:val="1"/>
      <w:numFmt w:val="decimal"/>
      <w:lvlText w:val="%1.%2.%3.%4.%5."/>
      <w:lvlJc w:val="left"/>
      <w:pPr>
        <w:ind w:left="2402" w:hanging="792"/>
      </w:pPr>
    </w:lvl>
    <w:lvl w:ilvl="5">
      <w:start w:val="1"/>
      <w:numFmt w:val="decimal"/>
      <w:lvlText w:val="%1.%2.%3.%4.%5.%6."/>
      <w:lvlJc w:val="left"/>
      <w:pPr>
        <w:ind w:left="2906" w:hanging="936"/>
      </w:pPr>
    </w:lvl>
    <w:lvl w:ilvl="6">
      <w:start w:val="1"/>
      <w:numFmt w:val="decimal"/>
      <w:lvlText w:val="%1.%2.%3.%4.%5.%6.%7."/>
      <w:lvlJc w:val="left"/>
      <w:pPr>
        <w:ind w:left="3410" w:hanging="1080"/>
      </w:pPr>
    </w:lvl>
    <w:lvl w:ilvl="7">
      <w:start w:val="1"/>
      <w:numFmt w:val="decimal"/>
      <w:lvlText w:val="%1.%2.%3.%4.%5.%6.%7.%8."/>
      <w:lvlJc w:val="left"/>
      <w:pPr>
        <w:ind w:left="3914" w:hanging="1224"/>
      </w:pPr>
    </w:lvl>
    <w:lvl w:ilvl="8">
      <w:start w:val="1"/>
      <w:numFmt w:val="decimal"/>
      <w:lvlText w:val="%1.%2.%3.%4.%5.%6.%7.%8.%9."/>
      <w:lvlJc w:val="left"/>
      <w:pPr>
        <w:ind w:left="4490" w:hanging="1440"/>
      </w:pPr>
    </w:lvl>
  </w:abstractNum>
  <w:abstractNum w:abstractNumId="32" w15:restartNumberingAfterBreak="0">
    <w:nsid w:val="777D5694"/>
    <w:multiLevelType w:val="hybridMultilevel"/>
    <w:tmpl w:val="6C6015E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395786196">
    <w:abstractNumId w:val="15"/>
  </w:num>
  <w:num w:numId="2" w16cid:durableId="1173493886">
    <w:abstractNumId w:val="3"/>
  </w:num>
  <w:num w:numId="3" w16cid:durableId="217135490">
    <w:abstractNumId w:val="2"/>
  </w:num>
  <w:num w:numId="4" w16cid:durableId="98450647">
    <w:abstractNumId w:val="1"/>
  </w:num>
  <w:num w:numId="5" w16cid:durableId="276373921">
    <w:abstractNumId w:val="0"/>
  </w:num>
  <w:num w:numId="6" w16cid:durableId="428819385">
    <w:abstractNumId w:val="8"/>
  </w:num>
  <w:num w:numId="7" w16cid:durableId="1182553154">
    <w:abstractNumId w:val="7"/>
  </w:num>
  <w:num w:numId="8" w16cid:durableId="834806829">
    <w:abstractNumId w:val="6"/>
  </w:num>
  <w:num w:numId="9" w16cid:durableId="1020619822">
    <w:abstractNumId w:val="5"/>
  </w:num>
  <w:num w:numId="10" w16cid:durableId="1555852272">
    <w:abstractNumId w:val="4"/>
  </w:num>
  <w:num w:numId="11" w16cid:durableId="907572263">
    <w:abstractNumId w:val="30"/>
  </w:num>
  <w:num w:numId="12" w16cid:durableId="1854950294">
    <w:abstractNumId w:val="18"/>
  </w:num>
  <w:num w:numId="13" w16cid:durableId="1218543552">
    <w:abstractNumId w:val="15"/>
    <w:lvlOverride w:ilvl="0">
      <w:startOverride w:val="1"/>
    </w:lvlOverride>
  </w:num>
  <w:num w:numId="14" w16cid:durableId="1362513800">
    <w:abstractNumId w:val="28"/>
  </w:num>
  <w:num w:numId="15" w16cid:durableId="1324312049">
    <w:abstractNumId w:val="21"/>
  </w:num>
  <w:num w:numId="16" w16cid:durableId="980035769">
    <w:abstractNumId w:val="10"/>
  </w:num>
  <w:num w:numId="17" w16cid:durableId="573902612">
    <w:abstractNumId w:val="18"/>
  </w:num>
  <w:num w:numId="18" w16cid:durableId="1456634651">
    <w:abstractNumId w:val="27"/>
  </w:num>
  <w:num w:numId="19" w16cid:durableId="475925099">
    <w:abstractNumId w:val="31"/>
  </w:num>
  <w:num w:numId="20" w16cid:durableId="1830901700">
    <w:abstractNumId w:val="17"/>
  </w:num>
  <w:num w:numId="21" w16cid:durableId="717244484">
    <w:abstractNumId w:val="19"/>
  </w:num>
  <w:num w:numId="22" w16cid:durableId="761339858">
    <w:abstractNumId w:val="12"/>
  </w:num>
  <w:num w:numId="23" w16cid:durableId="815027980">
    <w:abstractNumId w:val="9"/>
  </w:num>
  <w:num w:numId="24" w16cid:durableId="453865304">
    <w:abstractNumId w:val="24"/>
  </w:num>
  <w:num w:numId="25" w16cid:durableId="1862281251">
    <w:abstractNumId w:val="22"/>
  </w:num>
  <w:num w:numId="26" w16cid:durableId="1417020961">
    <w:abstractNumId w:val="29"/>
  </w:num>
  <w:num w:numId="27" w16cid:durableId="544759721">
    <w:abstractNumId w:val="13"/>
  </w:num>
  <w:num w:numId="28" w16cid:durableId="392579373">
    <w:abstractNumId w:val="20"/>
  </w:num>
  <w:num w:numId="29" w16cid:durableId="1758479455">
    <w:abstractNumId w:val="23"/>
  </w:num>
  <w:num w:numId="30" w16cid:durableId="941913916">
    <w:abstractNumId w:val="11"/>
  </w:num>
  <w:num w:numId="31" w16cid:durableId="888345841">
    <w:abstractNumId w:val="16"/>
  </w:num>
  <w:num w:numId="32" w16cid:durableId="242958283">
    <w:abstractNumId w:val="26"/>
  </w:num>
  <w:num w:numId="33" w16cid:durableId="1448427789">
    <w:abstractNumId w:val="14"/>
  </w:num>
  <w:num w:numId="34" w16cid:durableId="445275819">
    <w:abstractNumId w:val="25"/>
  </w:num>
  <w:num w:numId="35" w16cid:durableId="299925211">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ch Sara (StudentWork)">
    <w15:presenceInfo w15:providerId="AD" w15:userId="S-1-5-21-4100868269-3560172423-739400343-59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stylePaneSortMethod w:val="0000"/>
  <w:documentProtection w:formatting="1" w:enforcement="0"/>
  <w:defaultTabStop w:val="1304"/>
  <w:hyphenationZone w:val="425"/>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2E9"/>
    <w:rsid w:val="000112FD"/>
    <w:rsid w:val="00012562"/>
    <w:rsid w:val="000138E1"/>
    <w:rsid w:val="00013F2C"/>
    <w:rsid w:val="00016DB2"/>
    <w:rsid w:val="000215F1"/>
    <w:rsid w:val="00035609"/>
    <w:rsid w:val="00037B3C"/>
    <w:rsid w:val="00037E19"/>
    <w:rsid w:val="00040BF7"/>
    <w:rsid w:val="0005308F"/>
    <w:rsid w:val="000530BD"/>
    <w:rsid w:val="00063F66"/>
    <w:rsid w:val="00066138"/>
    <w:rsid w:val="00074785"/>
    <w:rsid w:val="00075F53"/>
    <w:rsid w:val="00080294"/>
    <w:rsid w:val="00080CD5"/>
    <w:rsid w:val="00083AF5"/>
    <w:rsid w:val="00087045"/>
    <w:rsid w:val="000911DE"/>
    <w:rsid w:val="000949C6"/>
    <w:rsid w:val="00095AAC"/>
    <w:rsid w:val="000A09A8"/>
    <w:rsid w:val="000A09AA"/>
    <w:rsid w:val="000A53C8"/>
    <w:rsid w:val="000B27B0"/>
    <w:rsid w:val="000B3C45"/>
    <w:rsid w:val="000C1861"/>
    <w:rsid w:val="000C7658"/>
    <w:rsid w:val="000C77C4"/>
    <w:rsid w:val="000D06DA"/>
    <w:rsid w:val="000D44FD"/>
    <w:rsid w:val="000F702D"/>
    <w:rsid w:val="000F78F8"/>
    <w:rsid w:val="00101F92"/>
    <w:rsid w:val="00103045"/>
    <w:rsid w:val="001068AC"/>
    <w:rsid w:val="00117760"/>
    <w:rsid w:val="00122379"/>
    <w:rsid w:val="001273EB"/>
    <w:rsid w:val="0013038C"/>
    <w:rsid w:val="0014236D"/>
    <w:rsid w:val="001425DE"/>
    <w:rsid w:val="00145CBD"/>
    <w:rsid w:val="00145FA5"/>
    <w:rsid w:val="0015180D"/>
    <w:rsid w:val="0015507C"/>
    <w:rsid w:val="00160ECD"/>
    <w:rsid w:val="0016645C"/>
    <w:rsid w:val="00171290"/>
    <w:rsid w:val="0017273B"/>
    <w:rsid w:val="001754FC"/>
    <w:rsid w:val="00176E58"/>
    <w:rsid w:val="00181C52"/>
    <w:rsid w:val="001830C8"/>
    <w:rsid w:val="0018433F"/>
    <w:rsid w:val="00191590"/>
    <w:rsid w:val="001A4632"/>
    <w:rsid w:val="001A5226"/>
    <w:rsid w:val="001B0006"/>
    <w:rsid w:val="001B5D9F"/>
    <w:rsid w:val="001C4121"/>
    <w:rsid w:val="001C73D9"/>
    <w:rsid w:val="001D4663"/>
    <w:rsid w:val="001D69DC"/>
    <w:rsid w:val="001E0180"/>
    <w:rsid w:val="001E46EF"/>
    <w:rsid w:val="00211B74"/>
    <w:rsid w:val="002206EC"/>
    <w:rsid w:val="0022250A"/>
    <w:rsid w:val="00231B23"/>
    <w:rsid w:val="00232F74"/>
    <w:rsid w:val="00235D6E"/>
    <w:rsid w:val="00247161"/>
    <w:rsid w:val="0026670D"/>
    <w:rsid w:val="00273E15"/>
    <w:rsid w:val="0028221A"/>
    <w:rsid w:val="00283533"/>
    <w:rsid w:val="0028648D"/>
    <w:rsid w:val="00297C07"/>
    <w:rsid w:val="002A0F57"/>
    <w:rsid w:val="002A3B8C"/>
    <w:rsid w:val="002A4F49"/>
    <w:rsid w:val="002B2F00"/>
    <w:rsid w:val="002B7DC9"/>
    <w:rsid w:val="002C17D1"/>
    <w:rsid w:val="002C37D0"/>
    <w:rsid w:val="002C5D11"/>
    <w:rsid w:val="002D3CAC"/>
    <w:rsid w:val="002D6E6D"/>
    <w:rsid w:val="002E14ED"/>
    <w:rsid w:val="002E3F44"/>
    <w:rsid w:val="002F3F26"/>
    <w:rsid w:val="002F64DB"/>
    <w:rsid w:val="002F795E"/>
    <w:rsid w:val="00300004"/>
    <w:rsid w:val="00302872"/>
    <w:rsid w:val="00310D31"/>
    <w:rsid w:val="00313BB0"/>
    <w:rsid w:val="00324340"/>
    <w:rsid w:val="003314C2"/>
    <w:rsid w:val="00331CDB"/>
    <w:rsid w:val="00333FD1"/>
    <w:rsid w:val="00341CDC"/>
    <w:rsid w:val="00342764"/>
    <w:rsid w:val="003431A9"/>
    <w:rsid w:val="00344EAF"/>
    <w:rsid w:val="0034704A"/>
    <w:rsid w:val="00357829"/>
    <w:rsid w:val="00360283"/>
    <w:rsid w:val="00363F2F"/>
    <w:rsid w:val="00367252"/>
    <w:rsid w:val="003717F3"/>
    <w:rsid w:val="00372B6B"/>
    <w:rsid w:val="00380255"/>
    <w:rsid w:val="00382A08"/>
    <w:rsid w:val="00385EDB"/>
    <w:rsid w:val="0038607A"/>
    <w:rsid w:val="00386FE6"/>
    <w:rsid w:val="0039069F"/>
    <w:rsid w:val="0039344E"/>
    <w:rsid w:val="00394747"/>
    <w:rsid w:val="00397C85"/>
    <w:rsid w:val="003A27AE"/>
    <w:rsid w:val="003A3A21"/>
    <w:rsid w:val="003B209A"/>
    <w:rsid w:val="003B6516"/>
    <w:rsid w:val="003C7A08"/>
    <w:rsid w:val="003D2194"/>
    <w:rsid w:val="003D2E65"/>
    <w:rsid w:val="003D48F3"/>
    <w:rsid w:val="003D7946"/>
    <w:rsid w:val="003E16DD"/>
    <w:rsid w:val="003E52B2"/>
    <w:rsid w:val="003E6F9A"/>
    <w:rsid w:val="003F4F41"/>
    <w:rsid w:val="00403D4D"/>
    <w:rsid w:val="004177AD"/>
    <w:rsid w:val="00426E18"/>
    <w:rsid w:val="0043141A"/>
    <w:rsid w:val="00431454"/>
    <w:rsid w:val="004346C8"/>
    <w:rsid w:val="00443995"/>
    <w:rsid w:val="00450769"/>
    <w:rsid w:val="00456F77"/>
    <w:rsid w:val="0046358F"/>
    <w:rsid w:val="00463B30"/>
    <w:rsid w:val="00464BA0"/>
    <w:rsid w:val="00465D08"/>
    <w:rsid w:val="00471CFE"/>
    <w:rsid w:val="0047348A"/>
    <w:rsid w:val="00473BBA"/>
    <w:rsid w:val="0048105D"/>
    <w:rsid w:val="00483946"/>
    <w:rsid w:val="00484AAC"/>
    <w:rsid w:val="004936A6"/>
    <w:rsid w:val="004A08FD"/>
    <w:rsid w:val="004A2296"/>
    <w:rsid w:val="004A359D"/>
    <w:rsid w:val="004A3752"/>
    <w:rsid w:val="004A5539"/>
    <w:rsid w:val="004A7778"/>
    <w:rsid w:val="004B1D7F"/>
    <w:rsid w:val="004C2D27"/>
    <w:rsid w:val="004D4809"/>
    <w:rsid w:val="004E37CD"/>
    <w:rsid w:val="004F09F5"/>
    <w:rsid w:val="004F3E53"/>
    <w:rsid w:val="00517304"/>
    <w:rsid w:val="00520252"/>
    <w:rsid w:val="005205E6"/>
    <w:rsid w:val="005212EE"/>
    <w:rsid w:val="00535733"/>
    <w:rsid w:val="00543BAD"/>
    <w:rsid w:val="00544BB2"/>
    <w:rsid w:val="00546F71"/>
    <w:rsid w:val="00551A78"/>
    <w:rsid w:val="00566576"/>
    <w:rsid w:val="0057497A"/>
    <w:rsid w:val="00576B67"/>
    <w:rsid w:val="00581804"/>
    <w:rsid w:val="005822FC"/>
    <w:rsid w:val="00590A5D"/>
    <w:rsid w:val="00594586"/>
    <w:rsid w:val="00597E9D"/>
    <w:rsid w:val="005A1B92"/>
    <w:rsid w:val="005B272F"/>
    <w:rsid w:val="005B780B"/>
    <w:rsid w:val="005C3672"/>
    <w:rsid w:val="005C7DE0"/>
    <w:rsid w:val="005D74D9"/>
    <w:rsid w:val="005E1C20"/>
    <w:rsid w:val="005E65F0"/>
    <w:rsid w:val="005F21EE"/>
    <w:rsid w:val="00605134"/>
    <w:rsid w:val="006113F1"/>
    <w:rsid w:val="00620609"/>
    <w:rsid w:val="00630C00"/>
    <w:rsid w:val="006334F7"/>
    <w:rsid w:val="00640A5F"/>
    <w:rsid w:val="00640C45"/>
    <w:rsid w:val="0066283B"/>
    <w:rsid w:val="006727C3"/>
    <w:rsid w:val="00674BEC"/>
    <w:rsid w:val="00680993"/>
    <w:rsid w:val="00692E36"/>
    <w:rsid w:val="00693392"/>
    <w:rsid w:val="006B1A3B"/>
    <w:rsid w:val="006B2C83"/>
    <w:rsid w:val="006B423D"/>
    <w:rsid w:val="006B661E"/>
    <w:rsid w:val="006C0906"/>
    <w:rsid w:val="006C0F60"/>
    <w:rsid w:val="006C1E71"/>
    <w:rsid w:val="006C29C1"/>
    <w:rsid w:val="006C4552"/>
    <w:rsid w:val="006C4E6D"/>
    <w:rsid w:val="006D258A"/>
    <w:rsid w:val="006D5041"/>
    <w:rsid w:val="006D59CF"/>
    <w:rsid w:val="006E21DE"/>
    <w:rsid w:val="006E4C2E"/>
    <w:rsid w:val="006E7A3B"/>
    <w:rsid w:val="006F2B17"/>
    <w:rsid w:val="006F3A4E"/>
    <w:rsid w:val="006F5CC7"/>
    <w:rsid w:val="00700A43"/>
    <w:rsid w:val="007056C2"/>
    <w:rsid w:val="0071226A"/>
    <w:rsid w:val="00712F23"/>
    <w:rsid w:val="00713D4A"/>
    <w:rsid w:val="00716B66"/>
    <w:rsid w:val="00721A25"/>
    <w:rsid w:val="00726D26"/>
    <w:rsid w:val="0073287B"/>
    <w:rsid w:val="00735179"/>
    <w:rsid w:val="00750ADA"/>
    <w:rsid w:val="00751DFE"/>
    <w:rsid w:val="00754E4A"/>
    <w:rsid w:val="0075556A"/>
    <w:rsid w:val="00756ED6"/>
    <w:rsid w:val="00764C2F"/>
    <w:rsid w:val="0076500F"/>
    <w:rsid w:val="00772FE3"/>
    <w:rsid w:val="00780AB9"/>
    <w:rsid w:val="00794C7A"/>
    <w:rsid w:val="007A28CF"/>
    <w:rsid w:val="007B1FEB"/>
    <w:rsid w:val="007B4E44"/>
    <w:rsid w:val="007C4EDA"/>
    <w:rsid w:val="007D32DA"/>
    <w:rsid w:val="007E3339"/>
    <w:rsid w:val="007E745F"/>
    <w:rsid w:val="007E7756"/>
    <w:rsid w:val="008028BB"/>
    <w:rsid w:val="00806B19"/>
    <w:rsid w:val="00806B73"/>
    <w:rsid w:val="00813B7C"/>
    <w:rsid w:val="008229C0"/>
    <w:rsid w:val="008312E9"/>
    <w:rsid w:val="00832DCE"/>
    <w:rsid w:val="008441F4"/>
    <w:rsid w:val="008542ED"/>
    <w:rsid w:val="00873302"/>
    <w:rsid w:val="008737F8"/>
    <w:rsid w:val="00880E0F"/>
    <w:rsid w:val="008957EE"/>
    <w:rsid w:val="008C14F7"/>
    <w:rsid w:val="008C552A"/>
    <w:rsid w:val="008C595B"/>
    <w:rsid w:val="008D29F1"/>
    <w:rsid w:val="008E6E51"/>
    <w:rsid w:val="008F0329"/>
    <w:rsid w:val="008F10E5"/>
    <w:rsid w:val="008F38DA"/>
    <w:rsid w:val="008F3AA2"/>
    <w:rsid w:val="00901197"/>
    <w:rsid w:val="00904432"/>
    <w:rsid w:val="00910B47"/>
    <w:rsid w:val="009221DD"/>
    <w:rsid w:val="00944A84"/>
    <w:rsid w:val="00946206"/>
    <w:rsid w:val="00983C0B"/>
    <w:rsid w:val="0099432C"/>
    <w:rsid w:val="009A2536"/>
    <w:rsid w:val="009A31D4"/>
    <w:rsid w:val="009B0A68"/>
    <w:rsid w:val="009B4A7E"/>
    <w:rsid w:val="009C16B6"/>
    <w:rsid w:val="009C1B6A"/>
    <w:rsid w:val="009D13ED"/>
    <w:rsid w:val="009D5B0E"/>
    <w:rsid w:val="009E6216"/>
    <w:rsid w:val="00A107AF"/>
    <w:rsid w:val="00A1096B"/>
    <w:rsid w:val="00A13CC6"/>
    <w:rsid w:val="00A37BDE"/>
    <w:rsid w:val="00A404BA"/>
    <w:rsid w:val="00A55176"/>
    <w:rsid w:val="00A5589D"/>
    <w:rsid w:val="00A559FE"/>
    <w:rsid w:val="00A57E1E"/>
    <w:rsid w:val="00A6568B"/>
    <w:rsid w:val="00A67889"/>
    <w:rsid w:val="00A80E7C"/>
    <w:rsid w:val="00A8218D"/>
    <w:rsid w:val="00A85A60"/>
    <w:rsid w:val="00A949A9"/>
    <w:rsid w:val="00A94D46"/>
    <w:rsid w:val="00AA1D76"/>
    <w:rsid w:val="00AA7FB1"/>
    <w:rsid w:val="00AC515A"/>
    <w:rsid w:val="00AE1C36"/>
    <w:rsid w:val="00AF508E"/>
    <w:rsid w:val="00AF663F"/>
    <w:rsid w:val="00B0087D"/>
    <w:rsid w:val="00B02F8D"/>
    <w:rsid w:val="00B03FAD"/>
    <w:rsid w:val="00B064C7"/>
    <w:rsid w:val="00B12B42"/>
    <w:rsid w:val="00B16B9F"/>
    <w:rsid w:val="00B250D7"/>
    <w:rsid w:val="00B25BEC"/>
    <w:rsid w:val="00B31154"/>
    <w:rsid w:val="00B367A4"/>
    <w:rsid w:val="00B63ED9"/>
    <w:rsid w:val="00B66095"/>
    <w:rsid w:val="00B678F6"/>
    <w:rsid w:val="00B73477"/>
    <w:rsid w:val="00B851D7"/>
    <w:rsid w:val="00B90F84"/>
    <w:rsid w:val="00B93AD8"/>
    <w:rsid w:val="00BA334E"/>
    <w:rsid w:val="00BA4DC8"/>
    <w:rsid w:val="00BC3AD9"/>
    <w:rsid w:val="00BC5DD4"/>
    <w:rsid w:val="00BD3DF5"/>
    <w:rsid w:val="00BD4061"/>
    <w:rsid w:val="00BD452F"/>
    <w:rsid w:val="00BD5014"/>
    <w:rsid w:val="00BE5BCA"/>
    <w:rsid w:val="00BF12F6"/>
    <w:rsid w:val="00BF6893"/>
    <w:rsid w:val="00C00FFC"/>
    <w:rsid w:val="00C1200F"/>
    <w:rsid w:val="00C16233"/>
    <w:rsid w:val="00C2469C"/>
    <w:rsid w:val="00C260CE"/>
    <w:rsid w:val="00C26A3A"/>
    <w:rsid w:val="00C26CEC"/>
    <w:rsid w:val="00C319CE"/>
    <w:rsid w:val="00C3653B"/>
    <w:rsid w:val="00C469C7"/>
    <w:rsid w:val="00C50120"/>
    <w:rsid w:val="00C55318"/>
    <w:rsid w:val="00C6006D"/>
    <w:rsid w:val="00C62100"/>
    <w:rsid w:val="00C62208"/>
    <w:rsid w:val="00C633E2"/>
    <w:rsid w:val="00C66DC4"/>
    <w:rsid w:val="00C7126F"/>
    <w:rsid w:val="00C73DB4"/>
    <w:rsid w:val="00C74FCA"/>
    <w:rsid w:val="00C77AD0"/>
    <w:rsid w:val="00C8444D"/>
    <w:rsid w:val="00C84703"/>
    <w:rsid w:val="00C91A36"/>
    <w:rsid w:val="00CA064C"/>
    <w:rsid w:val="00CA1561"/>
    <w:rsid w:val="00CA4892"/>
    <w:rsid w:val="00CA6EA2"/>
    <w:rsid w:val="00CB5A22"/>
    <w:rsid w:val="00CD0134"/>
    <w:rsid w:val="00CD07DA"/>
    <w:rsid w:val="00CD4203"/>
    <w:rsid w:val="00CD5848"/>
    <w:rsid w:val="00CD74FF"/>
    <w:rsid w:val="00CD7FCE"/>
    <w:rsid w:val="00D03514"/>
    <w:rsid w:val="00D07465"/>
    <w:rsid w:val="00D11462"/>
    <w:rsid w:val="00D12F41"/>
    <w:rsid w:val="00D13E91"/>
    <w:rsid w:val="00D174D7"/>
    <w:rsid w:val="00D20C5C"/>
    <w:rsid w:val="00D216E8"/>
    <w:rsid w:val="00D23971"/>
    <w:rsid w:val="00D374C4"/>
    <w:rsid w:val="00D41207"/>
    <w:rsid w:val="00D444D1"/>
    <w:rsid w:val="00D614A5"/>
    <w:rsid w:val="00D62228"/>
    <w:rsid w:val="00D65627"/>
    <w:rsid w:val="00D73FA1"/>
    <w:rsid w:val="00D76C67"/>
    <w:rsid w:val="00D76CB8"/>
    <w:rsid w:val="00D830F5"/>
    <w:rsid w:val="00D83B83"/>
    <w:rsid w:val="00D87E54"/>
    <w:rsid w:val="00D93205"/>
    <w:rsid w:val="00D94D4E"/>
    <w:rsid w:val="00DA2F2B"/>
    <w:rsid w:val="00DA7371"/>
    <w:rsid w:val="00DB4C16"/>
    <w:rsid w:val="00DB6D16"/>
    <w:rsid w:val="00DD0D3C"/>
    <w:rsid w:val="00DD555C"/>
    <w:rsid w:val="00DD6364"/>
    <w:rsid w:val="00DD7673"/>
    <w:rsid w:val="00DE5D7E"/>
    <w:rsid w:val="00E0379F"/>
    <w:rsid w:val="00E04697"/>
    <w:rsid w:val="00E04D62"/>
    <w:rsid w:val="00E05227"/>
    <w:rsid w:val="00E0748E"/>
    <w:rsid w:val="00E10524"/>
    <w:rsid w:val="00E23797"/>
    <w:rsid w:val="00E267D0"/>
    <w:rsid w:val="00E31A08"/>
    <w:rsid w:val="00E37CBE"/>
    <w:rsid w:val="00E41649"/>
    <w:rsid w:val="00E771CD"/>
    <w:rsid w:val="00E8159E"/>
    <w:rsid w:val="00E85650"/>
    <w:rsid w:val="00E90A12"/>
    <w:rsid w:val="00E9180D"/>
    <w:rsid w:val="00E95895"/>
    <w:rsid w:val="00E972A6"/>
    <w:rsid w:val="00EA282A"/>
    <w:rsid w:val="00EA6C11"/>
    <w:rsid w:val="00EB41BF"/>
    <w:rsid w:val="00EB6DCD"/>
    <w:rsid w:val="00EB7EAB"/>
    <w:rsid w:val="00ED021B"/>
    <w:rsid w:val="00ED08A0"/>
    <w:rsid w:val="00ED2DDA"/>
    <w:rsid w:val="00ED4420"/>
    <w:rsid w:val="00ED4AF1"/>
    <w:rsid w:val="00EE2D68"/>
    <w:rsid w:val="00EF4AA8"/>
    <w:rsid w:val="00EF5EB4"/>
    <w:rsid w:val="00EF7649"/>
    <w:rsid w:val="00EF77C6"/>
    <w:rsid w:val="00F01C06"/>
    <w:rsid w:val="00F040EB"/>
    <w:rsid w:val="00F05D59"/>
    <w:rsid w:val="00F06242"/>
    <w:rsid w:val="00F11496"/>
    <w:rsid w:val="00F15474"/>
    <w:rsid w:val="00F21E7B"/>
    <w:rsid w:val="00F25A94"/>
    <w:rsid w:val="00F31311"/>
    <w:rsid w:val="00F3427E"/>
    <w:rsid w:val="00F34FDD"/>
    <w:rsid w:val="00F43B66"/>
    <w:rsid w:val="00F47CC4"/>
    <w:rsid w:val="00F53E7F"/>
    <w:rsid w:val="00F55E79"/>
    <w:rsid w:val="00F56BBF"/>
    <w:rsid w:val="00F57851"/>
    <w:rsid w:val="00F65974"/>
    <w:rsid w:val="00F77C71"/>
    <w:rsid w:val="00F84004"/>
    <w:rsid w:val="00F87014"/>
    <w:rsid w:val="00F9345F"/>
    <w:rsid w:val="00F94E8E"/>
    <w:rsid w:val="00F9784F"/>
    <w:rsid w:val="00FA1752"/>
    <w:rsid w:val="00FB2D19"/>
    <w:rsid w:val="00FB60A9"/>
    <w:rsid w:val="00FD2452"/>
    <w:rsid w:val="00FD660D"/>
    <w:rsid w:val="00FE6F29"/>
    <w:rsid w:val="00FE72AC"/>
    <w:rsid w:val="00FF3DA4"/>
    <w:rsid w:val="00FF4591"/>
    <w:rsid w:val="00FF6408"/>
    <w:rsid w:val="00FF753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3D0F311F"/>
  <w15:docId w15:val="{DAF0BEC3-55BE-4C32-A0CE-E778670E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0" w:unhideWhenUsed="1" w:qFormat="1"/>
    <w:lsdException w:name="heading 3" w:locked="0" w:semiHidden="1" w:uiPriority="0" w:unhideWhenUsed="1" w:qFormat="1"/>
    <w:lsdException w:name="heading 4" w:locked="0" w:semiHidden="1" w:uiPriority="0" w:unhideWhenUsed="1" w:qFormat="1"/>
    <w:lsdException w:name="heading 5" w:locked="0" w:semiHidden="1" w:uiPriority="0" w:unhideWhenUsed="1" w:qFormat="1"/>
    <w:lsdException w:name="heading 6" w:locked="0" w:semiHidden="1" w:uiPriority="0" w:unhideWhenUsed="1" w:qFormat="1"/>
    <w:lsdException w:name="heading 7" w:locked="0" w:semiHidden="1" w:uiPriority="0" w:unhideWhenUsed="1" w:qFormat="1"/>
    <w:lsdException w:name="heading 8" w:locked="0" w:semiHidden="1" w:uiPriority="0" w:unhideWhenUsed="1" w:qFormat="1"/>
    <w:lsdException w:name="heading 9" w:locked="0"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locked="0" w:semiHidden="1" w:unhideWhenUsed="1"/>
    <w:lsdException w:name="annotation text" w:semiHidden="1" w:unhideWhenUsed="1"/>
    <w:lsdException w:name="header" w:locked="0" w:semiHidden="1" w:unhideWhenUsed="1" w:qFormat="1"/>
    <w:lsdException w:name="footer" w:locked="0"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nhideWhenUsed="1" w:qFormat="1"/>
    <w:lsdException w:name="List Number" w:locked="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locked="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112FD"/>
    <w:pPr>
      <w:tabs>
        <w:tab w:val="left" w:pos="170"/>
      </w:tabs>
      <w:spacing w:after="200" w:line="260" w:lineRule="atLeast"/>
    </w:pPr>
    <w:rPr>
      <w:color w:val="000000" w:themeColor="text1"/>
    </w:rPr>
  </w:style>
  <w:style w:type="paragraph" w:styleId="Rubrik10">
    <w:name w:val="heading 1"/>
    <w:basedOn w:val="Normal"/>
    <w:next w:val="Normal"/>
    <w:link w:val="Rubrik1Char"/>
    <w:qFormat/>
    <w:rsid w:val="00726D26"/>
    <w:pPr>
      <w:keepNext/>
      <w:keepLines/>
      <w:spacing w:before="720" w:after="80" w:line="290" w:lineRule="atLeast"/>
      <w:outlineLvl w:val="0"/>
    </w:pPr>
    <w:rPr>
      <w:rFonts w:asciiTheme="majorHAnsi" w:eastAsiaTheme="majorEastAsia" w:hAnsiTheme="majorHAnsi" w:cstheme="majorBidi"/>
      <w:b/>
      <w:sz w:val="30"/>
      <w:szCs w:val="32"/>
    </w:rPr>
  </w:style>
  <w:style w:type="paragraph" w:styleId="Rubrik20">
    <w:name w:val="heading 2"/>
    <w:basedOn w:val="Rubrik10"/>
    <w:next w:val="Normal"/>
    <w:link w:val="Rubrik2Char"/>
    <w:unhideWhenUsed/>
    <w:qFormat/>
    <w:rsid w:val="00C3653B"/>
    <w:pPr>
      <w:spacing w:before="280" w:after="40"/>
      <w:outlineLvl w:val="1"/>
    </w:pPr>
    <w:rPr>
      <w:sz w:val="22"/>
      <w:szCs w:val="26"/>
    </w:rPr>
  </w:style>
  <w:style w:type="paragraph" w:styleId="Rubrik30">
    <w:name w:val="heading 3"/>
    <w:basedOn w:val="Rubrik20"/>
    <w:next w:val="Normal"/>
    <w:link w:val="Rubrik3Char"/>
    <w:unhideWhenUsed/>
    <w:qFormat/>
    <w:rsid w:val="00232F74"/>
    <w:pPr>
      <w:outlineLvl w:val="2"/>
    </w:pPr>
    <w:rPr>
      <w:b w:val="0"/>
      <w:i/>
      <w:szCs w:val="24"/>
    </w:rPr>
  </w:style>
  <w:style w:type="paragraph" w:styleId="Rubrik40">
    <w:name w:val="heading 4"/>
    <w:basedOn w:val="Rubrik30"/>
    <w:next w:val="Normal"/>
    <w:link w:val="Rubrik4Char"/>
    <w:unhideWhenUsed/>
    <w:qFormat/>
    <w:locked/>
    <w:rsid w:val="007B1FEB"/>
    <w:pPr>
      <w:outlineLvl w:val="3"/>
    </w:pPr>
    <w:rPr>
      <w:rFonts w:asciiTheme="minorHAnsi" w:hAnsiTheme="minorHAnsi"/>
      <w:b/>
      <w:i w:val="0"/>
      <w:iCs/>
      <w:caps/>
      <w:sz w:val="20"/>
    </w:rPr>
  </w:style>
  <w:style w:type="paragraph" w:styleId="Rubrik50">
    <w:name w:val="heading 5"/>
    <w:basedOn w:val="Rubrik40"/>
    <w:next w:val="Normal"/>
    <w:link w:val="Rubrik5Char"/>
    <w:unhideWhenUsed/>
    <w:qFormat/>
    <w:locked/>
    <w:rsid w:val="007B1FEB"/>
    <w:pPr>
      <w:outlineLvl w:val="4"/>
    </w:pPr>
    <w:rPr>
      <w:caps w:val="0"/>
    </w:rPr>
  </w:style>
  <w:style w:type="paragraph" w:styleId="Rubrik6">
    <w:name w:val="heading 6"/>
    <w:basedOn w:val="Rubrik50"/>
    <w:next w:val="Normal"/>
    <w:link w:val="Rubrik6Char"/>
    <w:unhideWhenUsed/>
    <w:qFormat/>
    <w:locked/>
    <w:rsid w:val="007B1FEB"/>
    <w:pPr>
      <w:outlineLvl w:val="5"/>
    </w:pPr>
    <w:rPr>
      <w:b w:val="0"/>
      <w:u w:val="single"/>
    </w:rPr>
  </w:style>
  <w:style w:type="paragraph" w:styleId="Rubrik7">
    <w:name w:val="heading 7"/>
    <w:basedOn w:val="Normal"/>
    <w:next w:val="Normal"/>
    <w:link w:val="Rubrik7Char"/>
    <w:unhideWhenUsed/>
    <w:qFormat/>
    <w:locked/>
    <w:rsid w:val="00C633E2"/>
    <w:pPr>
      <w:keepNext/>
      <w:keepLines/>
      <w:spacing w:before="40" w:after="0"/>
      <w:outlineLvl w:val="6"/>
    </w:pPr>
    <w:rPr>
      <w:rFonts w:asciiTheme="majorHAnsi" w:eastAsiaTheme="majorEastAsia" w:hAnsiTheme="majorHAnsi" w:cstheme="majorBidi"/>
      <w:b/>
      <w:iCs/>
      <w:color w:val="FF8200" w:themeColor="accent1"/>
    </w:rPr>
  </w:style>
  <w:style w:type="paragraph" w:styleId="Rubrik8">
    <w:name w:val="heading 8"/>
    <w:basedOn w:val="Normal"/>
    <w:next w:val="Normal"/>
    <w:link w:val="Rubrik8Char"/>
    <w:unhideWhenUsed/>
    <w:qFormat/>
    <w:locked/>
    <w:rsid w:val="00C633E2"/>
    <w:pPr>
      <w:keepNext/>
      <w:keepLines/>
      <w:spacing w:before="40" w:after="0"/>
      <w:outlineLvl w:val="7"/>
    </w:pPr>
    <w:rPr>
      <w:rFonts w:eastAsiaTheme="majorEastAsia" w:cstheme="majorBidi"/>
      <w:b/>
      <w:color w:val="FF8200" w:themeColor="accent1"/>
      <w:szCs w:val="21"/>
    </w:rPr>
  </w:style>
  <w:style w:type="paragraph" w:styleId="Rubrik9">
    <w:name w:val="heading 9"/>
    <w:basedOn w:val="Rubrik10"/>
    <w:next w:val="Normal"/>
    <w:link w:val="Rubrik9Char"/>
    <w:unhideWhenUsed/>
    <w:qFormat/>
    <w:locked/>
    <w:rsid w:val="00083AF5"/>
    <w:pPr>
      <w:outlineLvl w:val="8"/>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link w:val="RubrikChar"/>
    <w:uiPriority w:val="10"/>
    <w:locked/>
    <w:rsid w:val="00F3427E"/>
    <w:pPr>
      <w:keepNext/>
      <w:keepLines/>
      <w:spacing w:before="2000" w:after="720" w:line="240" w:lineRule="auto"/>
      <w:contextualSpacing/>
    </w:pPr>
    <w:rPr>
      <w:rFonts w:asciiTheme="majorHAnsi" w:eastAsiaTheme="majorEastAsia" w:hAnsiTheme="majorHAnsi" w:cstheme="majorBidi"/>
      <w:spacing w:val="-10"/>
      <w:kern w:val="28"/>
      <w:sz w:val="72"/>
      <w:szCs w:val="56"/>
    </w:rPr>
  </w:style>
  <w:style w:type="character" w:customStyle="1" w:styleId="RubrikChar">
    <w:name w:val="Rubrik Char"/>
    <w:basedOn w:val="Standardstycketeckensnitt"/>
    <w:link w:val="Rubrik"/>
    <w:uiPriority w:val="10"/>
    <w:rsid w:val="00F3427E"/>
    <w:rPr>
      <w:rFonts w:asciiTheme="majorHAnsi" w:eastAsiaTheme="majorEastAsia" w:hAnsiTheme="majorHAnsi" w:cstheme="majorBidi"/>
      <w:color w:val="000000" w:themeColor="text1"/>
      <w:spacing w:val="-10"/>
      <w:kern w:val="28"/>
      <w:sz w:val="72"/>
      <w:szCs w:val="56"/>
    </w:rPr>
  </w:style>
  <w:style w:type="paragraph" w:styleId="Underrubrik">
    <w:name w:val="Subtitle"/>
    <w:basedOn w:val="Normal"/>
    <w:next w:val="Normal"/>
    <w:link w:val="UnderrubrikChar"/>
    <w:uiPriority w:val="11"/>
    <w:locked/>
    <w:rsid w:val="00F3427E"/>
    <w:pPr>
      <w:numPr>
        <w:ilvl w:val="1"/>
      </w:numPr>
    </w:pPr>
    <w:rPr>
      <w:rFonts w:asciiTheme="majorHAnsi" w:eastAsiaTheme="minorEastAsia" w:hAnsiTheme="majorHAnsi"/>
      <w:color w:val="FF8200" w:themeColor="accent1"/>
      <w:spacing w:val="15"/>
      <w:sz w:val="36"/>
    </w:rPr>
  </w:style>
  <w:style w:type="character" w:customStyle="1" w:styleId="UnderrubrikChar">
    <w:name w:val="Underrubrik Char"/>
    <w:basedOn w:val="Standardstycketeckensnitt"/>
    <w:link w:val="Underrubrik"/>
    <w:uiPriority w:val="11"/>
    <w:rsid w:val="00F3427E"/>
    <w:rPr>
      <w:rFonts w:asciiTheme="majorHAnsi" w:eastAsiaTheme="minorEastAsia" w:hAnsiTheme="majorHAnsi"/>
      <w:color w:val="FF8200" w:themeColor="accent1"/>
      <w:spacing w:val="15"/>
      <w:sz w:val="36"/>
    </w:rPr>
  </w:style>
  <w:style w:type="character" w:customStyle="1" w:styleId="Rubrik1Char">
    <w:name w:val="Rubrik 1 Char"/>
    <w:basedOn w:val="Standardstycketeckensnitt"/>
    <w:link w:val="Rubrik10"/>
    <w:uiPriority w:val="9"/>
    <w:rsid w:val="00726D26"/>
    <w:rPr>
      <w:rFonts w:asciiTheme="majorHAnsi" w:eastAsiaTheme="majorEastAsia" w:hAnsiTheme="majorHAnsi" w:cstheme="majorBidi"/>
      <w:b/>
      <w:color w:val="000000" w:themeColor="text1"/>
      <w:sz w:val="30"/>
      <w:szCs w:val="32"/>
    </w:rPr>
  </w:style>
  <w:style w:type="character" w:customStyle="1" w:styleId="Rubrik2Char">
    <w:name w:val="Rubrik 2 Char"/>
    <w:basedOn w:val="Standardstycketeckensnitt"/>
    <w:link w:val="Rubrik20"/>
    <w:uiPriority w:val="9"/>
    <w:rsid w:val="00C3653B"/>
    <w:rPr>
      <w:rFonts w:asciiTheme="majorHAnsi" w:eastAsiaTheme="majorEastAsia" w:hAnsiTheme="majorHAnsi" w:cstheme="majorBidi"/>
      <w:b/>
      <w:color w:val="000000" w:themeColor="text1"/>
      <w:szCs w:val="26"/>
    </w:rPr>
  </w:style>
  <w:style w:type="character" w:customStyle="1" w:styleId="Rubrik3Char">
    <w:name w:val="Rubrik 3 Char"/>
    <w:basedOn w:val="Standardstycketeckensnitt"/>
    <w:link w:val="Rubrik30"/>
    <w:uiPriority w:val="9"/>
    <w:rsid w:val="00232F74"/>
    <w:rPr>
      <w:rFonts w:asciiTheme="majorHAnsi" w:eastAsiaTheme="majorEastAsia" w:hAnsiTheme="majorHAnsi" w:cstheme="majorBidi"/>
      <w:i/>
      <w:color w:val="000000" w:themeColor="text1"/>
      <w:sz w:val="18"/>
      <w:szCs w:val="24"/>
    </w:rPr>
  </w:style>
  <w:style w:type="character" w:customStyle="1" w:styleId="Rubrik4Char">
    <w:name w:val="Rubrik 4 Char"/>
    <w:basedOn w:val="Standardstycketeckensnitt"/>
    <w:link w:val="Rubrik40"/>
    <w:uiPriority w:val="9"/>
    <w:rsid w:val="007B1FEB"/>
    <w:rPr>
      <w:rFonts w:eastAsiaTheme="majorEastAsia" w:cstheme="majorBidi"/>
      <w:b/>
      <w:iCs/>
      <w:caps/>
      <w:color w:val="000000" w:themeColor="text1"/>
      <w:sz w:val="20"/>
      <w:szCs w:val="24"/>
    </w:rPr>
  </w:style>
  <w:style w:type="character" w:customStyle="1" w:styleId="Rubrik5Char">
    <w:name w:val="Rubrik 5 Char"/>
    <w:basedOn w:val="Standardstycketeckensnitt"/>
    <w:link w:val="Rubrik50"/>
    <w:uiPriority w:val="9"/>
    <w:rsid w:val="007B1FEB"/>
    <w:rPr>
      <w:rFonts w:eastAsiaTheme="majorEastAsia" w:cstheme="majorBidi"/>
      <w:b/>
      <w:iCs/>
      <w:color w:val="000000" w:themeColor="text1"/>
      <w:sz w:val="20"/>
      <w:szCs w:val="24"/>
    </w:rPr>
  </w:style>
  <w:style w:type="character" w:customStyle="1" w:styleId="Rubrik6Char">
    <w:name w:val="Rubrik 6 Char"/>
    <w:basedOn w:val="Standardstycketeckensnitt"/>
    <w:link w:val="Rubrik6"/>
    <w:uiPriority w:val="9"/>
    <w:rsid w:val="007B1FEB"/>
    <w:rPr>
      <w:rFonts w:eastAsiaTheme="majorEastAsia" w:cstheme="majorBidi"/>
      <w:iCs/>
      <w:color w:val="000000" w:themeColor="text1"/>
      <w:sz w:val="20"/>
      <w:szCs w:val="24"/>
      <w:u w:val="single"/>
    </w:rPr>
  </w:style>
  <w:style w:type="character" w:customStyle="1" w:styleId="Rubrik7Char">
    <w:name w:val="Rubrik 7 Char"/>
    <w:basedOn w:val="Standardstycketeckensnitt"/>
    <w:link w:val="Rubrik7"/>
    <w:uiPriority w:val="9"/>
    <w:rsid w:val="00C633E2"/>
    <w:rPr>
      <w:rFonts w:asciiTheme="majorHAnsi" w:eastAsiaTheme="majorEastAsia" w:hAnsiTheme="majorHAnsi" w:cstheme="majorBidi"/>
      <w:b/>
      <w:iCs/>
      <w:color w:val="FF8200" w:themeColor="accent1"/>
      <w:sz w:val="18"/>
    </w:rPr>
  </w:style>
  <w:style w:type="character" w:customStyle="1" w:styleId="Rubrik8Char">
    <w:name w:val="Rubrik 8 Char"/>
    <w:basedOn w:val="Standardstycketeckensnitt"/>
    <w:link w:val="Rubrik8"/>
    <w:uiPriority w:val="9"/>
    <w:rsid w:val="00C633E2"/>
    <w:rPr>
      <w:rFonts w:eastAsiaTheme="majorEastAsia" w:cstheme="majorBidi"/>
      <w:b/>
      <w:color w:val="FF8200" w:themeColor="accent1"/>
      <w:sz w:val="18"/>
      <w:szCs w:val="21"/>
    </w:rPr>
  </w:style>
  <w:style w:type="character" w:customStyle="1" w:styleId="Rubrik9Char">
    <w:name w:val="Rubrik 9 Char"/>
    <w:basedOn w:val="Standardstycketeckensnitt"/>
    <w:link w:val="Rubrik9"/>
    <w:uiPriority w:val="9"/>
    <w:rsid w:val="00083AF5"/>
    <w:rPr>
      <w:rFonts w:asciiTheme="majorHAnsi" w:eastAsiaTheme="majorEastAsia" w:hAnsiTheme="majorHAnsi" w:cstheme="majorBidi"/>
      <w:color w:val="FF8200" w:themeColor="accent1"/>
      <w:sz w:val="56"/>
      <w:szCs w:val="32"/>
    </w:rPr>
  </w:style>
  <w:style w:type="paragraph" w:customStyle="1" w:styleId="Ingress">
    <w:name w:val="Ingress"/>
    <w:basedOn w:val="Normal"/>
    <w:locked/>
    <w:rsid w:val="00D20C5C"/>
    <w:rPr>
      <w:color w:val="7F7F7F" w:themeColor="text1" w:themeTint="80"/>
      <w:sz w:val="28"/>
    </w:rPr>
  </w:style>
  <w:style w:type="paragraph" w:styleId="Punktlista">
    <w:name w:val="List Bullet"/>
    <w:basedOn w:val="Normal"/>
    <w:uiPriority w:val="99"/>
    <w:unhideWhenUsed/>
    <w:qFormat/>
    <w:rsid w:val="00AF508E"/>
    <w:pPr>
      <w:numPr>
        <w:numId w:val="14"/>
      </w:numPr>
      <w:tabs>
        <w:tab w:val="clear" w:pos="170"/>
        <w:tab w:val="left" w:pos="284"/>
      </w:tabs>
      <w:contextualSpacing/>
    </w:pPr>
  </w:style>
  <w:style w:type="paragraph" w:styleId="Numreradlista">
    <w:name w:val="List Number"/>
    <w:basedOn w:val="Normal"/>
    <w:uiPriority w:val="99"/>
    <w:unhideWhenUsed/>
    <w:qFormat/>
    <w:rsid w:val="00AF508E"/>
    <w:pPr>
      <w:numPr>
        <w:numId w:val="1"/>
      </w:numPr>
      <w:tabs>
        <w:tab w:val="clear" w:pos="170"/>
        <w:tab w:val="left" w:pos="397"/>
      </w:tabs>
      <w:ind w:left="284"/>
      <w:contextualSpacing/>
    </w:pPr>
  </w:style>
  <w:style w:type="paragraph" w:styleId="Sidhuvud">
    <w:name w:val="header"/>
    <w:basedOn w:val="Normal"/>
    <w:link w:val="SidhuvudChar"/>
    <w:uiPriority w:val="99"/>
    <w:unhideWhenUsed/>
    <w:qFormat/>
    <w:rsid w:val="00E31A08"/>
    <w:pPr>
      <w:tabs>
        <w:tab w:val="clear" w:pos="170"/>
        <w:tab w:val="right" w:pos="2835"/>
        <w:tab w:val="left" w:pos="4536"/>
        <w:tab w:val="right" w:pos="7369"/>
      </w:tabs>
      <w:spacing w:after="0"/>
    </w:pPr>
    <w:rPr>
      <w:rFonts w:asciiTheme="majorHAnsi" w:hAnsiTheme="majorHAnsi"/>
      <w:sz w:val="20"/>
    </w:rPr>
  </w:style>
  <w:style w:type="character" w:customStyle="1" w:styleId="SidhuvudChar">
    <w:name w:val="Sidhuvud Char"/>
    <w:basedOn w:val="Standardstycketeckensnitt"/>
    <w:link w:val="Sidhuvud"/>
    <w:uiPriority w:val="99"/>
    <w:rsid w:val="00E31A08"/>
    <w:rPr>
      <w:rFonts w:asciiTheme="majorHAnsi" w:hAnsiTheme="majorHAnsi"/>
      <w:color w:val="000000" w:themeColor="text1"/>
      <w:sz w:val="20"/>
    </w:rPr>
  </w:style>
  <w:style w:type="paragraph" w:styleId="Sidfot">
    <w:name w:val="footer"/>
    <w:basedOn w:val="Normal"/>
    <w:link w:val="SidfotChar"/>
    <w:uiPriority w:val="99"/>
    <w:unhideWhenUsed/>
    <w:qFormat/>
    <w:rsid w:val="00F25A94"/>
    <w:pPr>
      <w:tabs>
        <w:tab w:val="center" w:pos="4536"/>
        <w:tab w:val="right" w:pos="9072"/>
      </w:tabs>
      <w:spacing w:after="0" w:line="190" w:lineRule="atLeast"/>
      <w:ind w:left="-1559"/>
    </w:pPr>
    <w:rPr>
      <w:rFonts w:asciiTheme="majorHAnsi" w:hAnsiTheme="majorHAnsi"/>
      <w:sz w:val="16"/>
    </w:rPr>
  </w:style>
  <w:style w:type="character" w:customStyle="1" w:styleId="SidfotChar">
    <w:name w:val="Sidfot Char"/>
    <w:basedOn w:val="Standardstycketeckensnitt"/>
    <w:link w:val="Sidfot"/>
    <w:uiPriority w:val="99"/>
    <w:rsid w:val="00F25A94"/>
    <w:rPr>
      <w:rFonts w:asciiTheme="majorHAnsi" w:hAnsiTheme="majorHAnsi"/>
      <w:color w:val="000000" w:themeColor="text1"/>
      <w:sz w:val="16"/>
    </w:rPr>
  </w:style>
  <w:style w:type="paragraph" w:styleId="Fotnotstext">
    <w:name w:val="footnote text"/>
    <w:basedOn w:val="Normal"/>
    <w:link w:val="FotnotstextChar"/>
    <w:uiPriority w:val="99"/>
    <w:unhideWhenUsed/>
    <w:locked/>
    <w:rsid w:val="00C84703"/>
    <w:pPr>
      <w:tabs>
        <w:tab w:val="clear" w:pos="170"/>
        <w:tab w:val="left" w:pos="142"/>
      </w:tabs>
      <w:spacing w:after="60" w:line="240" w:lineRule="auto"/>
    </w:pPr>
    <w:rPr>
      <w:sz w:val="16"/>
      <w:szCs w:val="20"/>
    </w:rPr>
  </w:style>
  <w:style w:type="character" w:customStyle="1" w:styleId="FotnotstextChar">
    <w:name w:val="Fotnotstext Char"/>
    <w:basedOn w:val="Standardstycketeckensnitt"/>
    <w:link w:val="Fotnotstext"/>
    <w:uiPriority w:val="99"/>
    <w:rsid w:val="00C84703"/>
    <w:rPr>
      <w:color w:val="000000" w:themeColor="text1"/>
      <w:sz w:val="16"/>
      <w:szCs w:val="20"/>
    </w:rPr>
  </w:style>
  <w:style w:type="table" w:styleId="Tabellrutnt">
    <w:name w:val="Table Grid"/>
    <w:basedOn w:val="Normaltabell"/>
    <w:locked/>
    <w:rsid w:val="00C3653B"/>
    <w:pPr>
      <w:spacing w:after="0" w:line="240" w:lineRule="auto"/>
    </w:pPr>
    <w:rPr>
      <w:rFonts w:asciiTheme="majorHAnsi" w:hAnsiTheme="majorHAnsi"/>
      <w:color w:val="000000" w:themeColor="text1"/>
      <w:sz w:val="20"/>
    </w:rPr>
    <w:tblPr>
      <w:tblStyleRowBandSize w:val="1"/>
      <w:tblStyleColBandSize w:val="1"/>
      <w:tblCellMar>
        <w:top w:w="28" w:type="dxa"/>
        <w:left w:w="85" w:type="dxa"/>
        <w:right w:w="85" w:type="dxa"/>
      </w:tblCellMar>
    </w:tblPr>
    <w:trPr>
      <w:cantSplit/>
    </w:trPr>
    <w:tblStylePr w:type="firstRow">
      <w:pPr>
        <w:wordWrap/>
        <w:spacing w:beforeLines="0" w:before="120" w:beforeAutospacing="0"/>
        <w:jc w:val="left"/>
      </w:pPr>
      <w:rPr>
        <w:rFonts w:asciiTheme="majorHAnsi" w:hAnsiTheme="majorHAnsi"/>
        <w:b/>
        <w:color w:val="FFFFFF" w:themeColor="background1"/>
        <w:sz w:val="20"/>
      </w:rPr>
      <w:tblPr/>
      <w:tcPr>
        <w:tcBorders>
          <w:top w:val="nil"/>
          <w:left w:val="nil"/>
          <w:bottom w:val="single" w:sz="12" w:space="0" w:color="FF8200" w:themeColor="accent1"/>
          <w:right w:val="nil"/>
          <w:insideH w:val="nil"/>
          <w:insideV w:val="nil"/>
        </w:tcBorders>
      </w:tcPr>
    </w:tblStylePr>
    <w:tblStylePr w:type="lastRow">
      <w:rPr>
        <w:b/>
      </w:rPr>
      <w:tblPr/>
      <w:tcPr>
        <w:tcBorders>
          <w:top w:val="single" w:sz="4" w:space="0" w:color="FF8200" w:themeColor="accent1"/>
        </w:tcBorders>
      </w:tcPr>
    </w:tblStylePr>
    <w:tblStylePr w:type="firstCol">
      <w:tblPr/>
      <w:tcPr>
        <w:tcBorders>
          <w:top w:val="nil"/>
          <w:left w:val="nil"/>
          <w:bottom w:val="nil"/>
          <w:right w:val="nil"/>
          <w:insideH w:val="nil"/>
          <w:insideV w:val="nil"/>
          <w:tl2br w:val="nil"/>
          <w:tr2bl w:val="nil"/>
        </w:tcBorders>
      </w:tcPr>
    </w:tblStylePr>
    <w:tblStylePr w:type="lastCol">
      <w:rPr>
        <w:b/>
      </w:rPr>
      <w:tblPr/>
      <w:tcPr>
        <w:tcBorders>
          <w:left w:val="single" w:sz="4" w:space="0" w:color="FF8200" w:themeColor="accent1"/>
        </w:tcBorders>
      </w:tcPr>
    </w:tblStylePr>
    <w:tblStylePr w:type="band2Vert">
      <w:tblPr/>
      <w:tcPr>
        <w:shd w:val="clear" w:color="auto" w:fill="FFE6CC" w:themeFill="accent1" w:themeFillTint="33"/>
      </w:tcPr>
    </w:tblStylePr>
    <w:tblStylePr w:type="band2Horz">
      <w:tblPr/>
      <w:tcPr>
        <w:shd w:val="clear" w:color="auto" w:fill="FFE6CC" w:themeFill="accent1" w:themeFillTint="33"/>
      </w:tcPr>
    </w:tblStylePr>
  </w:style>
  <w:style w:type="paragraph" w:customStyle="1" w:styleId="Bildtext">
    <w:name w:val="Bildtext"/>
    <w:basedOn w:val="Normal"/>
    <w:locked/>
    <w:rsid w:val="000D06DA"/>
    <w:rPr>
      <w:i/>
    </w:rPr>
  </w:style>
  <w:style w:type="paragraph" w:customStyle="1" w:styleId="TabelltextA">
    <w:name w:val="Tabelltext A"/>
    <w:basedOn w:val="Normal"/>
    <w:locked/>
    <w:rsid w:val="006E7A3B"/>
    <w:pPr>
      <w:spacing w:after="0" w:line="240" w:lineRule="auto"/>
    </w:pPr>
    <w:rPr>
      <w:rFonts w:asciiTheme="majorHAnsi" w:hAnsiTheme="majorHAnsi"/>
      <w:sz w:val="16"/>
    </w:rPr>
  </w:style>
  <w:style w:type="paragraph" w:customStyle="1" w:styleId="TabellrubrikA">
    <w:name w:val="Tabellrubrik A"/>
    <w:basedOn w:val="TabelltextA"/>
    <w:locked/>
    <w:rsid w:val="000D06DA"/>
    <w:rPr>
      <w:b/>
    </w:rPr>
  </w:style>
  <w:style w:type="character" w:customStyle="1" w:styleId="MarkeringFet">
    <w:name w:val="Markering – Fet"/>
    <w:basedOn w:val="Standardstycketeckensnitt"/>
    <w:uiPriority w:val="1"/>
    <w:locked/>
    <w:rsid w:val="0043141A"/>
    <w:rPr>
      <w:b/>
    </w:rPr>
  </w:style>
  <w:style w:type="character" w:customStyle="1" w:styleId="MarkeringFrg">
    <w:name w:val="Markering – Färg"/>
    <w:basedOn w:val="Standardstycketeckensnitt"/>
    <w:uiPriority w:val="1"/>
    <w:locked/>
    <w:rsid w:val="0043141A"/>
    <w:rPr>
      <w:color w:val="FF8200" w:themeColor="accent1"/>
    </w:rPr>
  </w:style>
  <w:style w:type="character" w:customStyle="1" w:styleId="MarkeringKursiv">
    <w:name w:val="Markering – Kursiv"/>
    <w:basedOn w:val="Standardstycketeckensnitt"/>
    <w:uiPriority w:val="1"/>
    <w:locked/>
    <w:rsid w:val="0043141A"/>
    <w:rPr>
      <w:i/>
    </w:rPr>
  </w:style>
  <w:style w:type="character" w:customStyle="1" w:styleId="MarkeringFetfrg">
    <w:name w:val="Markering – Fet + färg"/>
    <w:basedOn w:val="Standardstycketeckensnitt"/>
    <w:uiPriority w:val="1"/>
    <w:locked/>
    <w:rsid w:val="004D4809"/>
    <w:rPr>
      <w:b/>
      <w:color w:val="FF8200" w:themeColor="accent1"/>
    </w:rPr>
  </w:style>
  <w:style w:type="character" w:styleId="Hyperlnk">
    <w:name w:val="Hyperlink"/>
    <w:basedOn w:val="Standardstycketeckensnitt"/>
    <w:uiPriority w:val="99"/>
    <w:unhideWhenUsed/>
    <w:locked/>
    <w:rsid w:val="00A949A9"/>
    <w:rPr>
      <w:color w:val="FF8200" w:themeColor="accent1"/>
      <w:u w:val="none"/>
    </w:rPr>
  </w:style>
  <w:style w:type="character" w:styleId="AnvndHyperlnk">
    <w:name w:val="FollowedHyperlink"/>
    <w:basedOn w:val="Standardstycketeckensnitt"/>
    <w:uiPriority w:val="99"/>
    <w:unhideWhenUsed/>
    <w:locked/>
    <w:rsid w:val="00A949A9"/>
    <w:rPr>
      <w:color w:val="7F7F7F" w:themeColor="text1" w:themeTint="80"/>
      <w:u w:val="none"/>
    </w:rPr>
  </w:style>
  <w:style w:type="paragraph" w:customStyle="1" w:styleId="Bild">
    <w:name w:val="Bild"/>
    <w:basedOn w:val="Normal"/>
    <w:locked/>
    <w:rsid w:val="0057497A"/>
    <w:pPr>
      <w:spacing w:before="160" w:line="240" w:lineRule="auto"/>
      <w:jc w:val="center"/>
    </w:pPr>
  </w:style>
  <w:style w:type="paragraph" w:customStyle="1" w:styleId="FaktatextA">
    <w:name w:val="Faktatext A"/>
    <w:basedOn w:val="Normal"/>
    <w:locked/>
    <w:rsid w:val="00C3653B"/>
    <w:pPr>
      <w:pBdr>
        <w:left w:val="single" w:sz="4" w:space="8" w:color="E7E6E6" w:themeColor="background2"/>
        <w:bottom w:val="single" w:sz="4" w:space="8" w:color="E7E6E6" w:themeColor="background2"/>
        <w:right w:val="single" w:sz="4" w:space="8" w:color="E7E6E6" w:themeColor="background2"/>
      </w:pBdr>
      <w:shd w:val="clear" w:color="auto" w:fill="E7E6E6" w:themeFill="background2"/>
      <w:spacing w:after="240"/>
    </w:pPr>
    <w:rPr>
      <w:rFonts w:asciiTheme="majorHAnsi" w:hAnsiTheme="majorHAnsi"/>
      <w:sz w:val="20"/>
    </w:rPr>
  </w:style>
  <w:style w:type="paragraph" w:customStyle="1" w:styleId="FaktarubrikA">
    <w:name w:val="Faktarubrik A"/>
    <w:basedOn w:val="FaktatextA"/>
    <w:locked/>
    <w:rsid w:val="00C3653B"/>
    <w:pPr>
      <w:keepNext/>
      <w:keepLines/>
      <w:pBdr>
        <w:top w:val="single" w:sz="4" w:space="8" w:color="E7E6E6" w:themeColor="background2"/>
        <w:bottom w:val="none" w:sz="0" w:space="0" w:color="auto"/>
      </w:pBdr>
      <w:spacing w:before="240" w:after="0"/>
    </w:pPr>
    <w:rPr>
      <w:b/>
    </w:rPr>
  </w:style>
  <w:style w:type="paragraph" w:customStyle="1" w:styleId="Rubrik1">
    <w:name w:val="Rubrik 1 #"/>
    <w:basedOn w:val="Rubrik10"/>
    <w:next w:val="Normal"/>
    <w:locked/>
    <w:rsid w:val="008D29F1"/>
    <w:pPr>
      <w:numPr>
        <w:numId w:val="12"/>
      </w:numPr>
      <w:tabs>
        <w:tab w:val="clear" w:pos="170"/>
        <w:tab w:val="left" w:pos="1134"/>
      </w:tabs>
    </w:pPr>
  </w:style>
  <w:style w:type="paragraph" w:customStyle="1" w:styleId="Rubrik2">
    <w:name w:val="Rubrik 2 #"/>
    <w:basedOn w:val="Rubrik20"/>
    <w:locked/>
    <w:rsid w:val="008D29F1"/>
    <w:pPr>
      <w:numPr>
        <w:ilvl w:val="1"/>
        <w:numId w:val="12"/>
      </w:numPr>
      <w:tabs>
        <w:tab w:val="left" w:pos="1134"/>
      </w:tabs>
      <w:ind w:left="1134" w:hanging="1134"/>
    </w:pPr>
  </w:style>
  <w:style w:type="paragraph" w:customStyle="1" w:styleId="Rubrik3">
    <w:name w:val="Rubrik 3 #"/>
    <w:basedOn w:val="Rubrik30"/>
    <w:next w:val="Normal"/>
    <w:locked/>
    <w:rsid w:val="00F3427E"/>
    <w:pPr>
      <w:numPr>
        <w:ilvl w:val="2"/>
        <w:numId w:val="12"/>
      </w:numPr>
      <w:ind w:left="1134" w:hanging="1134"/>
    </w:pPr>
    <w:rPr>
      <w:rFonts w:cstheme="minorHAnsi"/>
      <w:szCs w:val="22"/>
    </w:rPr>
  </w:style>
  <w:style w:type="paragraph" w:customStyle="1" w:styleId="Rubrik4">
    <w:name w:val="Rubrik 4 #"/>
    <w:basedOn w:val="Rubrik40"/>
    <w:next w:val="Normal"/>
    <w:locked/>
    <w:rsid w:val="005E1C20"/>
    <w:pPr>
      <w:numPr>
        <w:ilvl w:val="3"/>
        <w:numId w:val="12"/>
      </w:numPr>
      <w:ind w:left="1134" w:hanging="1134"/>
    </w:pPr>
  </w:style>
  <w:style w:type="paragraph" w:customStyle="1" w:styleId="Rubrik5">
    <w:name w:val="Rubrik 5 #"/>
    <w:basedOn w:val="Rubrik4"/>
    <w:next w:val="Normal"/>
    <w:locked/>
    <w:rsid w:val="007B1FEB"/>
    <w:pPr>
      <w:numPr>
        <w:ilvl w:val="4"/>
      </w:numPr>
      <w:ind w:left="992" w:hanging="992"/>
      <w:outlineLvl w:val="4"/>
    </w:pPr>
    <w:rPr>
      <w:caps w:val="0"/>
    </w:rPr>
  </w:style>
  <w:style w:type="paragraph" w:styleId="Innehll2">
    <w:name w:val="toc 2"/>
    <w:basedOn w:val="Normal"/>
    <w:next w:val="Normal"/>
    <w:autoRedefine/>
    <w:uiPriority w:val="39"/>
    <w:unhideWhenUsed/>
    <w:locked/>
    <w:rsid w:val="00713D4A"/>
    <w:pPr>
      <w:tabs>
        <w:tab w:val="clear" w:pos="170"/>
        <w:tab w:val="left" w:pos="851"/>
        <w:tab w:val="right" w:leader="dot" w:pos="7342"/>
      </w:tabs>
      <w:spacing w:after="100" w:line="240" w:lineRule="auto"/>
      <w:contextualSpacing/>
    </w:pPr>
    <w:rPr>
      <w:rFonts w:asciiTheme="majorHAnsi" w:eastAsiaTheme="minorEastAsia" w:hAnsiTheme="majorHAnsi"/>
      <w:caps/>
      <w:noProof/>
      <w:sz w:val="20"/>
      <w:lang w:eastAsia="sv-SE"/>
    </w:rPr>
  </w:style>
  <w:style w:type="paragraph" w:styleId="Innehll3">
    <w:name w:val="toc 3"/>
    <w:basedOn w:val="Normal"/>
    <w:next w:val="Normal"/>
    <w:autoRedefine/>
    <w:uiPriority w:val="39"/>
    <w:unhideWhenUsed/>
    <w:locked/>
    <w:rsid w:val="00713D4A"/>
    <w:pPr>
      <w:tabs>
        <w:tab w:val="clear" w:pos="170"/>
        <w:tab w:val="left" w:pos="851"/>
        <w:tab w:val="right" w:leader="dot" w:pos="7342"/>
      </w:tabs>
      <w:spacing w:after="100" w:line="240" w:lineRule="auto"/>
      <w:contextualSpacing/>
    </w:pPr>
    <w:rPr>
      <w:rFonts w:asciiTheme="majorHAnsi" w:eastAsiaTheme="minorEastAsia" w:hAnsiTheme="majorHAnsi"/>
      <w:noProof/>
      <w:sz w:val="20"/>
      <w:lang w:eastAsia="sv-SE"/>
    </w:rPr>
  </w:style>
  <w:style w:type="paragraph" w:styleId="Innehll1">
    <w:name w:val="toc 1"/>
    <w:basedOn w:val="Normal"/>
    <w:next w:val="Normal"/>
    <w:autoRedefine/>
    <w:uiPriority w:val="39"/>
    <w:unhideWhenUsed/>
    <w:locked/>
    <w:rsid w:val="00397C85"/>
    <w:pPr>
      <w:tabs>
        <w:tab w:val="clear" w:pos="170"/>
        <w:tab w:val="left" w:pos="851"/>
        <w:tab w:val="right" w:leader="dot" w:pos="7342"/>
      </w:tabs>
      <w:spacing w:before="280" w:after="120" w:line="240" w:lineRule="auto"/>
    </w:pPr>
    <w:rPr>
      <w:rFonts w:asciiTheme="majorHAnsi" w:eastAsiaTheme="minorEastAsia" w:hAnsiTheme="majorHAnsi"/>
      <w:noProof/>
      <w:sz w:val="24"/>
      <w:lang w:eastAsia="sv-SE"/>
    </w:rPr>
  </w:style>
  <w:style w:type="character" w:styleId="Fotnotsreferens">
    <w:name w:val="footnote reference"/>
    <w:basedOn w:val="Standardstycketeckensnitt"/>
    <w:uiPriority w:val="99"/>
    <w:semiHidden/>
    <w:unhideWhenUsed/>
    <w:locked/>
    <w:rsid w:val="007B4E44"/>
    <w:rPr>
      <w:vertAlign w:val="superscript"/>
    </w:rPr>
  </w:style>
  <w:style w:type="paragraph" w:customStyle="1" w:styleId="FaktatextB">
    <w:name w:val="Faktatext B"/>
    <w:basedOn w:val="FaktatextA"/>
    <w:locked/>
    <w:rsid w:val="007E7756"/>
    <w:pPr>
      <w:pBdr>
        <w:left w:val="single" w:sz="4" w:space="8" w:color="EB0028" w:themeColor="accent6"/>
        <w:bottom w:val="single" w:sz="4" w:space="8" w:color="EB0028" w:themeColor="accent6"/>
        <w:right w:val="single" w:sz="4" w:space="8" w:color="EB0028" w:themeColor="accent6"/>
      </w:pBdr>
      <w:shd w:val="clear" w:color="auto" w:fill="auto"/>
    </w:pPr>
  </w:style>
  <w:style w:type="paragraph" w:customStyle="1" w:styleId="FaktarubrikB">
    <w:name w:val="Faktarubrik B"/>
    <w:basedOn w:val="FaktatextB"/>
    <w:locked/>
    <w:rsid w:val="00C16233"/>
    <w:pPr>
      <w:keepNext/>
      <w:keepLines/>
      <w:pBdr>
        <w:top w:val="single" w:sz="4" w:space="8" w:color="EB0028" w:themeColor="accent6"/>
        <w:bottom w:val="none" w:sz="0" w:space="0" w:color="auto"/>
      </w:pBdr>
      <w:spacing w:before="240" w:after="0"/>
    </w:pPr>
    <w:rPr>
      <w:b/>
    </w:rPr>
  </w:style>
  <w:style w:type="table" w:customStyle="1" w:styleId="Listtabell1ljusdekorfrg21">
    <w:name w:val="Listtabell 1 ljus – dekorfärg 21"/>
    <w:basedOn w:val="Normaltabell"/>
    <w:uiPriority w:val="46"/>
    <w:locked/>
    <w:rsid w:val="004F3E53"/>
    <w:pPr>
      <w:spacing w:after="0" w:line="240" w:lineRule="auto"/>
    </w:pPr>
    <w:tblPr>
      <w:tblStyleRowBandSize w:val="1"/>
      <w:tblStyleColBandSize w:val="1"/>
    </w:tblPr>
    <w:tblStylePr w:type="firstRow">
      <w:rPr>
        <w:b/>
        <w:bCs/>
      </w:rPr>
      <w:tblPr/>
      <w:tcPr>
        <w:tcBorders>
          <w:bottom w:val="single" w:sz="4" w:space="0" w:color="FFBDC8" w:themeColor="accent2" w:themeTint="99"/>
        </w:tcBorders>
      </w:tcPr>
    </w:tblStylePr>
    <w:tblStylePr w:type="lastRow">
      <w:rPr>
        <w:b/>
        <w:bCs/>
      </w:rPr>
      <w:tblPr/>
      <w:tcPr>
        <w:tcBorders>
          <w:top w:val="single" w:sz="4" w:space="0" w:color="FFBDC8" w:themeColor="accent2" w:themeTint="99"/>
        </w:tcBorders>
      </w:tcPr>
    </w:tblStylePr>
    <w:tblStylePr w:type="firstCol">
      <w:rPr>
        <w:b/>
        <w:bCs/>
      </w:rPr>
    </w:tblStylePr>
    <w:tblStylePr w:type="lastCol">
      <w:rPr>
        <w:b/>
        <w:bCs/>
      </w:rPr>
    </w:tblStylePr>
    <w:tblStylePr w:type="band1Vert">
      <w:tblPr/>
      <w:tcPr>
        <w:shd w:val="clear" w:color="auto" w:fill="FFE9EC" w:themeFill="accent2" w:themeFillTint="33"/>
      </w:tcPr>
    </w:tblStylePr>
    <w:tblStylePr w:type="band1Horz">
      <w:tblPr/>
      <w:tcPr>
        <w:shd w:val="clear" w:color="auto" w:fill="FFE9EC" w:themeFill="accent2" w:themeFillTint="33"/>
      </w:tcPr>
    </w:tblStylePr>
  </w:style>
  <w:style w:type="paragraph" w:styleId="Ballongtext">
    <w:name w:val="Balloon Text"/>
    <w:basedOn w:val="Normal"/>
    <w:link w:val="BallongtextChar"/>
    <w:uiPriority w:val="99"/>
    <w:semiHidden/>
    <w:unhideWhenUsed/>
    <w:locked/>
    <w:rsid w:val="00780AB9"/>
    <w:pPr>
      <w:spacing w:after="0" w:line="240" w:lineRule="auto"/>
    </w:pPr>
    <w:rPr>
      <w:rFonts w:ascii="Segoe UI" w:hAnsi="Segoe UI" w:cs="Segoe UI"/>
      <w:szCs w:val="18"/>
    </w:rPr>
  </w:style>
  <w:style w:type="character" w:customStyle="1" w:styleId="BallongtextChar">
    <w:name w:val="Ballongtext Char"/>
    <w:basedOn w:val="Standardstycketeckensnitt"/>
    <w:link w:val="Ballongtext"/>
    <w:uiPriority w:val="99"/>
    <w:semiHidden/>
    <w:rsid w:val="00780AB9"/>
    <w:rPr>
      <w:rFonts w:ascii="Segoe UI" w:hAnsi="Segoe UI" w:cs="Segoe UI"/>
      <w:color w:val="000000" w:themeColor="text1"/>
      <w:sz w:val="18"/>
      <w:szCs w:val="18"/>
    </w:rPr>
  </w:style>
  <w:style w:type="paragraph" w:styleId="Datum">
    <w:name w:val="Date"/>
    <w:basedOn w:val="Normal"/>
    <w:next w:val="Normal"/>
    <w:link w:val="DatumChar"/>
    <w:uiPriority w:val="99"/>
    <w:unhideWhenUsed/>
    <w:locked/>
    <w:rsid w:val="0028221A"/>
    <w:pPr>
      <w:tabs>
        <w:tab w:val="right" w:pos="7371"/>
      </w:tabs>
      <w:spacing w:before="360" w:after="800" w:line="360" w:lineRule="auto"/>
      <w:ind w:left="4366"/>
    </w:pPr>
    <w:rPr>
      <w:rFonts w:asciiTheme="majorHAnsi" w:hAnsiTheme="majorHAnsi"/>
      <w:sz w:val="20"/>
    </w:rPr>
  </w:style>
  <w:style w:type="character" w:customStyle="1" w:styleId="DatumChar">
    <w:name w:val="Datum Char"/>
    <w:basedOn w:val="Standardstycketeckensnitt"/>
    <w:link w:val="Datum"/>
    <w:uiPriority w:val="99"/>
    <w:rsid w:val="0028221A"/>
    <w:rPr>
      <w:rFonts w:asciiTheme="majorHAnsi" w:hAnsiTheme="majorHAnsi"/>
      <w:color w:val="000000" w:themeColor="text1"/>
      <w:sz w:val="20"/>
    </w:rPr>
  </w:style>
  <w:style w:type="paragraph" w:customStyle="1" w:styleId="Mottagare">
    <w:name w:val="Mottagare"/>
    <w:basedOn w:val="Normal"/>
    <w:qFormat/>
    <w:rsid w:val="001425DE"/>
    <w:pPr>
      <w:tabs>
        <w:tab w:val="clear" w:pos="170"/>
      </w:tabs>
      <w:spacing w:after="320"/>
      <w:ind w:left="4394"/>
      <w:contextualSpacing/>
    </w:pPr>
  </w:style>
  <w:style w:type="paragraph" w:customStyle="1" w:styleId="Information">
    <w:name w:val="Information"/>
    <w:basedOn w:val="Normal"/>
    <w:qFormat/>
    <w:rsid w:val="00F25A94"/>
    <w:pPr>
      <w:tabs>
        <w:tab w:val="clear" w:pos="170"/>
        <w:tab w:val="left" w:pos="0"/>
      </w:tabs>
      <w:spacing w:before="200" w:after="0"/>
      <w:ind w:hanging="1559"/>
    </w:pPr>
  </w:style>
  <w:style w:type="paragraph" w:customStyle="1" w:styleId="Bilaga">
    <w:name w:val="Bilaga"/>
    <w:basedOn w:val="Information"/>
    <w:qFormat/>
    <w:rsid w:val="002E14ED"/>
    <w:pPr>
      <w:spacing w:before="720"/>
    </w:pPr>
  </w:style>
  <w:style w:type="character" w:styleId="Platshllartext">
    <w:name w:val="Placeholder Text"/>
    <w:basedOn w:val="Standardstycketeckensnitt"/>
    <w:uiPriority w:val="99"/>
    <w:semiHidden/>
    <w:locked/>
    <w:rsid w:val="006D59CF"/>
    <w:rPr>
      <w:color w:val="808080"/>
    </w:rPr>
  </w:style>
  <w:style w:type="paragraph" w:customStyle="1" w:styleId="TabelltextB">
    <w:name w:val="Tabelltext B"/>
    <w:basedOn w:val="Normal"/>
    <w:rsid w:val="003E6F9A"/>
    <w:pPr>
      <w:spacing w:after="0" w:line="240" w:lineRule="auto"/>
    </w:pPr>
    <w:rPr>
      <w:rFonts w:asciiTheme="majorHAnsi" w:hAnsiTheme="majorHAnsi" w:cstheme="minorHAnsi"/>
      <w:sz w:val="20"/>
    </w:rPr>
  </w:style>
  <w:style w:type="paragraph" w:customStyle="1" w:styleId="InstruktionXS">
    <w:name w:val="Instruktion XS"/>
    <w:basedOn w:val="TabelltextB"/>
    <w:qFormat/>
    <w:rsid w:val="003E6F9A"/>
    <w:pPr>
      <w:spacing w:before="40"/>
    </w:pPr>
    <w:rPr>
      <w:sz w:val="14"/>
      <w:szCs w:val="16"/>
    </w:rPr>
  </w:style>
  <w:style w:type="paragraph" w:styleId="Normaltindrag">
    <w:name w:val="Normal Indent"/>
    <w:basedOn w:val="Normal"/>
    <w:locked/>
    <w:rsid w:val="00397C85"/>
    <w:pPr>
      <w:tabs>
        <w:tab w:val="clear" w:pos="170"/>
      </w:tabs>
      <w:spacing w:after="120" w:line="240" w:lineRule="auto"/>
      <w:ind w:left="1304"/>
    </w:pPr>
    <w:rPr>
      <w:rFonts w:ascii="Times New Roman" w:eastAsia="Times New Roman" w:hAnsi="Times New Roman" w:cs="Times New Roman"/>
      <w:color w:val="auto"/>
      <w:sz w:val="24"/>
      <w:szCs w:val="20"/>
    </w:rPr>
  </w:style>
  <w:style w:type="paragraph" w:styleId="Innehllsfrteckningsrubrik">
    <w:name w:val="TOC Heading"/>
    <w:basedOn w:val="Rubrik10"/>
    <w:next w:val="Normal"/>
    <w:uiPriority w:val="39"/>
    <w:semiHidden/>
    <w:unhideWhenUsed/>
    <w:qFormat/>
    <w:locked/>
    <w:rsid w:val="00397C85"/>
    <w:pPr>
      <w:tabs>
        <w:tab w:val="clear" w:pos="170"/>
      </w:tabs>
      <w:spacing w:before="480" w:after="0" w:line="276" w:lineRule="auto"/>
      <w:outlineLvl w:val="9"/>
    </w:pPr>
    <w:rPr>
      <w:bCs/>
      <w:color w:val="BF6100" w:themeColor="accent1" w:themeShade="BF"/>
      <w:sz w:val="28"/>
      <w:szCs w:val="28"/>
      <w:lang w:val="en-US"/>
    </w:rPr>
  </w:style>
  <w:style w:type="paragraph" w:styleId="Liststycke">
    <w:name w:val="List Paragraph"/>
    <w:basedOn w:val="Normal"/>
    <w:uiPriority w:val="34"/>
    <w:locked/>
    <w:rsid w:val="008C595B"/>
    <w:pPr>
      <w:ind w:left="720"/>
      <w:contextualSpacing/>
    </w:pPr>
  </w:style>
  <w:style w:type="paragraph" w:customStyle="1" w:styleId="Default">
    <w:name w:val="Default"/>
    <w:rsid w:val="003C7A08"/>
    <w:pPr>
      <w:autoSpaceDE w:val="0"/>
      <w:autoSpaceDN w:val="0"/>
      <w:adjustRightInd w:val="0"/>
      <w:spacing w:after="0" w:line="240" w:lineRule="auto"/>
    </w:pPr>
    <w:rPr>
      <w:rFonts w:ascii="Times New Roman" w:hAnsi="Times New Roman" w:cs="Times New Roman"/>
      <w:color w:val="000000"/>
      <w:sz w:val="24"/>
      <w:szCs w:val="24"/>
    </w:rPr>
  </w:style>
  <w:style w:type="character" w:styleId="Kommentarsreferens">
    <w:name w:val="annotation reference"/>
    <w:basedOn w:val="Standardstycketeckensnitt"/>
    <w:uiPriority w:val="99"/>
    <w:semiHidden/>
    <w:unhideWhenUsed/>
    <w:locked/>
    <w:rsid w:val="00544BB2"/>
    <w:rPr>
      <w:sz w:val="16"/>
      <w:szCs w:val="16"/>
    </w:rPr>
  </w:style>
  <w:style w:type="paragraph" w:styleId="Kommentarer">
    <w:name w:val="annotation text"/>
    <w:basedOn w:val="Normal"/>
    <w:link w:val="KommentarerChar"/>
    <w:uiPriority w:val="99"/>
    <w:semiHidden/>
    <w:unhideWhenUsed/>
    <w:locked/>
    <w:rsid w:val="00544BB2"/>
    <w:pPr>
      <w:spacing w:line="240" w:lineRule="auto"/>
    </w:pPr>
    <w:rPr>
      <w:sz w:val="20"/>
      <w:szCs w:val="20"/>
    </w:rPr>
  </w:style>
  <w:style w:type="character" w:customStyle="1" w:styleId="KommentarerChar">
    <w:name w:val="Kommentarer Char"/>
    <w:basedOn w:val="Standardstycketeckensnitt"/>
    <w:link w:val="Kommentarer"/>
    <w:uiPriority w:val="99"/>
    <w:semiHidden/>
    <w:rsid w:val="00544BB2"/>
    <w:rPr>
      <w:color w:val="000000" w:themeColor="text1"/>
      <w:sz w:val="20"/>
      <w:szCs w:val="20"/>
    </w:rPr>
  </w:style>
  <w:style w:type="paragraph" w:styleId="Kommentarsmne">
    <w:name w:val="annotation subject"/>
    <w:basedOn w:val="Kommentarer"/>
    <w:next w:val="Kommentarer"/>
    <w:link w:val="KommentarsmneChar"/>
    <w:uiPriority w:val="99"/>
    <w:semiHidden/>
    <w:unhideWhenUsed/>
    <w:locked/>
    <w:rsid w:val="00ED4420"/>
    <w:rPr>
      <w:b/>
      <w:bCs/>
    </w:rPr>
  </w:style>
  <w:style w:type="character" w:customStyle="1" w:styleId="KommentarsmneChar">
    <w:name w:val="Kommentarsämne Char"/>
    <w:basedOn w:val="KommentarerChar"/>
    <w:link w:val="Kommentarsmne"/>
    <w:uiPriority w:val="99"/>
    <w:semiHidden/>
    <w:rsid w:val="00ED4420"/>
    <w:rPr>
      <w:b/>
      <w:bCs/>
      <w:color w:val="000000" w:themeColor="text1"/>
      <w:sz w:val="20"/>
      <w:szCs w:val="20"/>
    </w:rPr>
  </w:style>
  <w:style w:type="character" w:styleId="Olstomnmnande">
    <w:name w:val="Unresolved Mention"/>
    <w:basedOn w:val="Standardstycketeckensnitt"/>
    <w:uiPriority w:val="99"/>
    <w:semiHidden/>
    <w:unhideWhenUsed/>
    <w:rsid w:val="003E5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469350">
      <w:bodyDiv w:val="1"/>
      <w:marLeft w:val="0"/>
      <w:marRight w:val="0"/>
      <w:marTop w:val="0"/>
      <w:marBottom w:val="0"/>
      <w:divBdr>
        <w:top w:val="none" w:sz="0" w:space="0" w:color="auto"/>
        <w:left w:val="none" w:sz="0" w:space="0" w:color="auto"/>
        <w:bottom w:val="none" w:sz="0" w:space="0" w:color="auto"/>
        <w:right w:val="none" w:sz="0" w:space="0" w:color="auto"/>
      </w:divBdr>
    </w:div>
    <w:div w:id="1091968469">
      <w:bodyDiv w:val="1"/>
      <w:marLeft w:val="0"/>
      <w:marRight w:val="0"/>
      <w:marTop w:val="0"/>
      <w:marBottom w:val="0"/>
      <w:divBdr>
        <w:top w:val="none" w:sz="0" w:space="0" w:color="auto"/>
        <w:left w:val="none" w:sz="0" w:space="0" w:color="auto"/>
        <w:bottom w:val="none" w:sz="0" w:space="0" w:color="auto"/>
        <w:right w:val="none" w:sz="0" w:space="0" w:color="auto"/>
      </w:divBdr>
    </w:div>
    <w:div w:id="1669098243">
      <w:bodyDiv w:val="1"/>
      <w:marLeft w:val="0"/>
      <w:marRight w:val="0"/>
      <w:marTop w:val="0"/>
      <w:marBottom w:val="0"/>
      <w:divBdr>
        <w:top w:val="none" w:sz="0" w:space="0" w:color="auto"/>
        <w:left w:val="none" w:sz="0" w:space="0" w:color="auto"/>
        <w:bottom w:val="none" w:sz="0" w:space="0" w:color="auto"/>
        <w:right w:val="none" w:sz="0" w:space="0" w:color="auto"/>
      </w:divBdr>
    </w:div>
    <w:div w:id="1673296964">
      <w:bodyDiv w:val="1"/>
      <w:marLeft w:val="0"/>
      <w:marRight w:val="0"/>
      <w:marTop w:val="0"/>
      <w:marBottom w:val="0"/>
      <w:divBdr>
        <w:top w:val="none" w:sz="0" w:space="0" w:color="auto"/>
        <w:left w:val="none" w:sz="0" w:space="0" w:color="auto"/>
        <w:bottom w:val="none" w:sz="0" w:space="0" w:color="auto"/>
        <w:right w:val="none" w:sz="0" w:space="0" w:color="auto"/>
      </w:divBdr>
    </w:div>
    <w:div w:id="212723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ataskydd@ellevio.s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ellevio.se/personuppgifter/rattigheter-info/"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taskydd@ellevio.s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ataskydd@ellevio.se"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ellevio.s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idsop\AppData\Roaming\Microsoft\Templates\Instruk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5B415787A942E4AE64017285CF707A"/>
        <w:category>
          <w:name w:val="Allmänt"/>
          <w:gallery w:val="placeholder"/>
        </w:category>
        <w:types>
          <w:type w:val="bbPlcHdr"/>
        </w:types>
        <w:behaviors>
          <w:behavior w:val="content"/>
        </w:behaviors>
        <w:guid w:val="{D47D94B2-C455-4579-B8BF-75C02D5B5EA5}"/>
      </w:docPartPr>
      <w:docPartBody>
        <w:p w:rsidR="006E7978" w:rsidRDefault="006E7978">
          <w:pPr>
            <w:pStyle w:val="455B415787A942E4AE64017285CF707A"/>
          </w:pPr>
          <w:r w:rsidRPr="001E22DB">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978"/>
    <w:rsid w:val="006E7978"/>
    <w:rsid w:val="00712F2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color w:val="808080"/>
    </w:rPr>
  </w:style>
  <w:style w:type="paragraph" w:customStyle="1" w:styleId="455B415787A942E4AE64017285CF707A">
    <w:name w:val="455B415787A942E4AE64017285CF70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Ellevio Färg_Color">
      <a:dk1>
        <a:sysClr val="windowText" lastClr="000000"/>
      </a:dk1>
      <a:lt1>
        <a:sysClr val="window" lastClr="FFFFFF"/>
      </a:lt1>
      <a:dk2>
        <a:srgbClr val="44546A"/>
      </a:dk2>
      <a:lt2>
        <a:srgbClr val="E7E6E6"/>
      </a:lt2>
      <a:accent1>
        <a:srgbClr val="FF8200"/>
      </a:accent1>
      <a:accent2>
        <a:srgbClr val="FF91A5"/>
      </a:accent2>
      <a:accent3>
        <a:srgbClr val="00A0DC"/>
      </a:accent3>
      <a:accent4>
        <a:srgbClr val="00AF69"/>
      </a:accent4>
      <a:accent5>
        <a:srgbClr val="FFD200"/>
      </a:accent5>
      <a:accent6>
        <a:srgbClr val="EB0028"/>
      </a:accent6>
      <a:hlink>
        <a:srgbClr val="000000"/>
      </a:hlink>
      <a:folHlink>
        <a:srgbClr val="FF8200"/>
      </a:folHlink>
    </a:clrScheme>
    <a:fontScheme name="Ellevio_Arial+Times_Font">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FA735D666B644E8C4BC110D85FB9AC" ma:contentTypeVersion="3" ma:contentTypeDescription="Create a new document." ma:contentTypeScope="" ma:versionID="69f0871cea56390f1ff90be0f5da164e">
  <xsd:schema xmlns:xsd="http://www.w3.org/2001/XMLSchema" xmlns:xs="http://www.w3.org/2001/XMLSchema" xmlns:p="http://schemas.microsoft.com/office/2006/metadata/properties" xmlns:ns2="a417cdee-e4d0-405c-a0c6-c98520c7c982" targetNamespace="http://schemas.microsoft.com/office/2006/metadata/properties" ma:root="true" ma:fieldsID="5cf517888bcef3f295f7d28e0c0c42cc" ns2:_="">
    <xsd:import namespace="a417cdee-e4d0-405c-a0c6-c98520c7c9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7cdee-e4d0-405c-a0c6-c98520c7c9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7EF511-F0F9-442D-81B0-D397CAC6BD4A}"/>
</file>

<file path=customXml/itemProps2.xml><?xml version="1.0" encoding="utf-8"?>
<ds:datastoreItem xmlns:ds="http://schemas.openxmlformats.org/officeDocument/2006/customXml" ds:itemID="{34B08C43-91BF-4C9A-97AB-25E537A0DDA8}">
  <ds:schemaRefs>
    <ds:schemaRef ds:uri="http://schemas.openxmlformats.org/officeDocument/2006/bibliography"/>
  </ds:schemaRefs>
</ds:datastoreItem>
</file>

<file path=customXml/itemProps3.xml><?xml version="1.0" encoding="utf-8"?>
<ds:datastoreItem xmlns:ds="http://schemas.openxmlformats.org/officeDocument/2006/customXml" ds:itemID="{CF0C29F4-9C09-460F-849D-5618FCD2E6EC}">
  <ds:schemaRefs>
    <ds:schemaRef ds:uri="http://schemas.microsoft.com/sharepoint/v3/contenttype/forms"/>
  </ds:schemaRefs>
</ds:datastoreItem>
</file>

<file path=customXml/itemProps4.xml><?xml version="1.0" encoding="utf-8"?>
<ds:datastoreItem xmlns:ds="http://schemas.openxmlformats.org/officeDocument/2006/customXml" ds:itemID="{66770DC3-92B8-4F16-B73E-CB5DDC514DFF}">
  <ds:schemaRefs>
    <ds:schemaRef ds:uri="http://purl.org/dc/terms/"/>
    <ds:schemaRef ds:uri="http://schemas.microsoft.com/office/2006/metadata/properties"/>
    <ds:schemaRef ds:uri="1c1f5ffb-75f0-43ea-9c84-2c6d98883f5d"/>
    <ds:schemaRef ds:uri="http://schemas.microsoft.com/office/2006/documentManagement/types"/>
    <ds:schemaRef ds:uri="d5ef8a8d-235f-455d-9d40-02634d9a0b3a"/>
    <ds:schemaRef ds:uri="e1fcea1e-ed31-4d72-87b0-130e1005050e"/>
    <ds:schemaRef ds:uri="http://schemas.microsoft.com/office/infopath/2007/PartnerControls"/>
    <ds:schemaRef ds:uri="http://schemas.openxmlformats.org/package/2006/metadata/core-properties"/>
    <ds:schemaRef ds:uri="http://purl.org/dc/elements/1.1/"/>
    <ds:schemaRef ds:uri="78f995af-b57f-4184-a014-2cce08448315"/>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Instruktion</Template>
  <TotalTime>3</TotalTime>
  <Pages>3</Pages>
  <Words>840</Words>
  <Characters>4456</Characters>
  <Application>Microsoft Office Word</Application>
  <DocSecurity>0</DocSecurity>
  <Lines>37</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Kundens rättigheter</vt:lpstr>
      <vt:lpstr/>
    </vt:vector>
  </TitlesOfParts>
  <Company>Microsoft</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Kundens rättigheter</dc:title>
  <dc:creator>Ramsa Pernilla</dc:creator>
  <cp:lastModifiedBy>Jenny Törnquist</cp:lastModifiedBy>
  <cp:revision>3</cp:revision>
  <cp:lastPrinted>2015-09-09T07:59:00Z</cp:lastPrinted>
  <dcterms:created xsi:type="dcterms:W3CDTF">2022-04-07T06:52:00Z</dcterms:created>
  <dcterms:modified xsi:type="dcterms:W3CDTF">2025-07-23T06:31:00Z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0x010100A4FA735D666B644E8C4BC110D85FB9AC</vt:lpwstr>
  </property>
  <property fmtid="{D5CDD505-2E9C-101B-9397-08002B2CF9AE}" pid="4" name="_dlc_DocIdItemGuid">
    <vt:lpwstr>eba557c5-517e-4899-bd42-aae12657440f</vt:lpwstr>
  </property>
  <property fmtid="{D5CDD505-2E9C-101B-9397-08002B2CF9AE}" pid="5" name="FortumDMOrganisation">
    <vt:lpwstr/>
  </property>
  <property fmtid="{D5CDD505-2E9C-101B-9397-08002B2CF9AE}" pid="6" name="FortumDMConfidentiality">
    <vt:lpwstr/>
  </property>
  <property fmtid="{D5CDD505-2E9C-101B-9397-08002B2CF9AE}" pid="7" name="FortumDMLanguage">
    <vt:lpwstr/>
  </property>
  <property fmtid="{D5CDD505-2E9C-101B-9397-08002B2CF9AE}" pid="8" name="FortumDMDocumentType">
    <vt:lpwstr/>
  </property>
  <property fmtid="{D5CDD505-2E9C-101B-9397-08002B2CF9AE}" pid="9" name="FortumDMLocation">
    <vt:lpwstr/>
  </property>
  <property fmtid="{D5CDD505-2E9C-101B-9397-08002B2CF9AE}" pid="10" name="MSIP_Label_65c3b1a5-3e25-4525-b923-a0572e679d8b_Enabled">
    <vt:lpwstr>True</vt:lpwstr>
  </property>
  <property fmtid="{D5CDD505-2E9C-101B-9397-08002B2CF9AE}" pid="11" name="MSIP_Label_65c3b1a5-3e25-4525-b923-a0572e679d8b_SiteId">
    <vt:lpwstr>62a9c2c8-8b09-43be-a7fb-9a87875714a9</vt:lpwstr>
  </property>
  <property fmtid="{D5CDD505-2E9C-101B-9397-08002B2CF9AE}" pid="12" name="MSIP_Label_65c3b1a5-3e25-4525-b923-a0572e679d8b_Ref">
    <vt:lpwstr>https://api.informationprotection.azure.com/api/62a9c2c8-8b09-43be-a7fb-9a87875714a9</vt:lpwstr>
  </property>
  <property fmtid="{D5CDD505-2E9C-101B-9397-08002B2CF9AE}" pid="13" name="MSIP_Label_65c3b1a5-3e25-4525-b923-a0572e679d8b_Owner">
    <vt:lpwstr>cathrine.nilsson@fortum.com</vt:lpwstr>
  </property>
  <property fmtid="{D5CDD505-2E9C-101B-9397-08002B2CF9AE}" pid="14" name="MSIP_Label_65c3b1a5-3e25-4525-b923-a0572e679d8b_SetDate">
    <vt:lpwstr>2018-08-13T10:38:35.1383177+02:00</vt:lpwstr>
  </property>
  <property fmtid="{D5CDD505-2E9C-101B-9397-08002B2CF9AE}" pid="15" name="MSIP_Label_65c3b1a5-3e25-4525-b923-a0572e679d8b_Name">
    <vt:lpwstr>Internal</vt:lpwstr>
  </property>
  <property fmtid="{D5CDD505-2E9C-101B-9397-08002B2CF9AE}" pid="16" name="MSIP_Label_65c3b1a5-3e25-4525-b923-a0572e679d8b_Application">
    <vt:lpwstr>Microsoft Azure Information Protection</vt:lpwstr>
  </property>
  <property fmtid="{D5CDD505-2E9C-101B-9397-08002B2CF9AE}" pid="17" name="MSIP_Label_65c3b1a5-3e25-4525-b923-a0572e679d8b_Extended_MSFT_Method">
    <vt:lpwstr>Automatic</vt:lpwstr>
  </property>
  <property fmtid="{D5CDD505-2E9C-101B-9397-08002B2CF9AE}" pid="18" name="MSIP_Label_f45044c0-b6aa-4b2b-834d-65c9ef8bb134_Enabled">
    <vt:lpwstr>True</vt:lpwstr>
  </property>
  <property fmtid="{D5CDD505-2E9C-101B-9397-08002B2CF9AE}" pid="19" name="MSIP_Label_f45044c0-b6aa-4b2b-834d-65c9ef8bb134_SiteId">
    <vt:lpwstr>62a9c2c8-8b09-43be-a7fb-9a87875714a9</vt:lpwstr>
  </property>
  <property fmtid="{D5CDD505-2E9C-101B-9397-08002B2CF9AE}" pid="20" name="MSIP_Label_f45044c0-b6aa-4b2b-834d-65c9ef8bb134_Ref">
    <vt:lpwstr>https://api.informationprotection.azure.com/api/62a9c2c8-8b09-43be-a7fb-9a87875714a9</vt:lpwstr>
  </property>
  <property fmtid="{D5CDD505-2E9C-101B-9397-08002B2CF9AE}" pid="21" name="MSIP_Label_f45044c0-b6aa-4b2b-834d-65c9ef8bb134_Owner">
    <vt:lpwstr>cathrine.nilsson@fortum.com</vt:lpwstr>
  </property>
  <property fmtid="{D5CDD505-2E9C-101B-9397-08002B2CF9AE}" pid="22" name="MSIP_Label_f45044c0-b6aa-4b2b-834d-65c9ef8bb134_SetDate">
    <vt:lpwstr>2018-08-13T10:38:35.1383177+02:00</vt:lpwstr>
  </property>
  <property fmtid="{D5CDD505-2E9C-101B-9397-08002B2CF9AE}" pid="23" name="MSIP_Label_f45044c0-b6aa-4b2b-834d-65c9ef8bb134_Name">
    <vt:lpwstr>Hide Visual Label</vt:lpwstr>
  </property>
  <property fmtid="{D5CDD505-2E9C-101B-9397-08002B2CF9AE}" pid="24" name="MSIP_Label_f45044c0-b6aa-4b2b-834d-65c9ef8bb134_Application">
    <vt:lpwstr>Microsoft Azure Information Protection</vt:lpwstr>
  </property>
  <property fmtid="{D5CDD505-2E9C-101B-9397-08002B2CF9AE}" pid="25" name="MSIP_Label_f45044c0-b6aa-4b2b-834d-65c9ef8bb134_Extended_MSFT_Method">
    <vt:lpwstr>Automatic</vt:lpwstr>
  </property>
  <property fmtid="{D5CDD505-2E9C-101B-9397-08002B2CF9AE}" pid="26" name="MSIP_Label_f45044c0-b6aa-4b2b-834d-65c9ef8bb134_Parent">
    <vt:lpwstr>65c3b1a5-3e25-4525-b923-a0572e679d8b</vt:lpwstr>
  </property>
  <property fmtid="{D5CDD505-2E9C-101B-9397-08002B2CF9AE}" pid="27" name="Confidentiality">
    <vt:lpwstr/>
  </property>
  <property fmtid="{D5CDD505-2E9C-101B-9397-08002B2CF9AE}" pid="28" name="Document type">
    <vt:lpwstr/>
  </property>
  <property fmtid="{D5CDD505-2E9C-101B-9397-08002B2CF9AE}" pid="29" name="Language1">
    <vt:lpwstr/>
  </property>
  <property fmtid="{D5CDD505-2E9C-101B-9397-08002B2CF9AE}" pid="30" name="ClassificationContentMarkingHeaderShapeIds">
    <vt:lpwstr>a090d4c,34abf1ae,226e34bf</vt:lpwstr>
  </property>
  <property fmtid="{D5CDD505-2E9C-101B-9397-08002B2CF9AE}" pid="31" name="ClassificationContentMarkingHeaderFontProps">
    <vt:lpwstr>#000000,8,Calibri</vt:lpwstr>
  </property>
  <property fmtid="{D5CDD505-2E9C-101B-9397-08002B2CF9AE}" pid="32" name="ClassificationContentMarkingHeaderText">
    <vt:lpwstr>Informationsklass: Konfidentiell Låg</vt:lpwstr>
  </property>
  <property fmtid="{D5CDD505-2E9C-101B-9397-08002B2CF9AE}" pid="33" name="MSIP_Label_c6e65f2b-6b64-40e4-8083-312950196c19_Enabled">
    <vt:lpwstr>true</vt:lpwstr>
  </property>
  <property fmtid="{D5CDD505-2E9C-101B-9397-08002B2CF9AE}" pid="34" name="MSIP_Label_c6e65f2b-6b64-40e4-8083-312950196c19_SetDate">
    <vt:lpwstr>2025-07-23T06:31:00Z</vt:lpwstr>
  </property>
  <property fmtid="{D5CDD505-2E9C-101B-9397-08002B2CF9AE}" pid="35" name="MSIP_Label_c6e65f2b-6b64-40e4-8083-312950196c19_Method">
    <vt:lpwstr>Privileged</vt:lpwstr>
  </property>
  <property fmtid="{D5CDD505-2E9C-101B-9397-08002B2CF9AE}" pid="36" name="MSIP_Label_c6e65f2b-6b64-40e4-8083-312950196c19_Name">
    <vt:lpwstr>Konfidentiell-Low</vt:lpwstr>
  </property>
  <property fmtid="{D5CDD505-2E9C-101B-9397-08002B2CF9AE}" pid="37" name="MSIP_Label_c6e65f2b-6b64-40e4-8083-312950196c19_SiteId">
    <vt:lpwstr>d81fa0ae-00b9-4262-9cf7-b941bdc1635d</vt:lpwstr>
  </property>
  <property fmtid="{D5CDD505-2E9C-101B-9397-08002B2CF9AE}" pid="38" name="MSIP_Label_c6e65f2b-6b64-40e4-8083-312950196c19_ActionId">
    <vt:lpwstr>ac925147-9680-4b9d-bfb1-bdfe547c9ef2</vt:lpwstr>
  </property>
  <property fmtid="{D5CDD505-2E9C-101B-9397-08002B2CF9AE}" pid="39" name="MSIP_Label_c6e65f2b-6b64-40e4-8083-312950196c19_ContentBits">
    <vt:lpwstr>1</vt:lpwstr>
  </property>
  <property fmtid="{D5CDD505-2E9C-101B-9397-08002B2CF9AE}" pid="40" name="MSIP_Label_c6e65f2b-6b64-40e4-8083-312950196c19_Tag">
    <vt:lpwstr>10, 0, 1, 1</vt:lpwstr>
  </property>
  <property fmtid="{D5CDD505-2E9C-101B-9397-08002B2CF9AE}" pid="41" name="Rutin">
    <vt:bool>true</vt:bool>
  </property>
</Properties>
</file>